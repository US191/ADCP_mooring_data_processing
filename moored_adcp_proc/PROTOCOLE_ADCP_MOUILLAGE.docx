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322350227" w:displacedByCustomXml="next"/>
    <w:sdt>
      <w:sdtPr>
        <w:rPr>
          <w:rFonts w:ascii="Times New Roman" w:eastAsia="Times New Roman" w:hAnsi="Times New Roman" w:cs="Times New Roman"/>
          <w:b/>
          <w:bCs/>
          <w:color w:val="auto"/>
          <w:sz w:val="22"/>
          <w:szCs w:val="22"/>
          <w:lang w:eastAsia="ar-SA"/>
        </w:rPr>
        <w:id w:val="18226895"/>
        <w:docPartObj>
          <w:docPartGallery w:val="Table of Contents"/>
          <w:docPartUnique/>
        </w:docPartObj>
      </w:sdtPr>
      <w:sdtEndPr>
        <w:rPr>
          <w:b w:val="0"/>
          <w:bCs w:val="0"/>
        </w:rPr>
      </w:sdtEndPr>
      <w:sdtContent>
        <w:p w14:paraId="094845EB" w14:textId="77777777" w:rsidR="003C4F81" w:rsidRDefault="003C4F81" w:rsidP="003C4F81">
          <w:pPr>
            <w:pStyle w:val="En-ttedetabledesmatires"/>
            <w:spacing w:before="0"/>
            <w:rPr>
              <w:rFonts w:ascii="Times New Roman" w:eastAsia="Times New Roman" w:hAnsi="Times New Roman" w:cs="Times New Roman"/>
              <w:b/>
              <w:bCs/>
              <w:color w:val="auto"/>
              <w:sz w:val="22"/>
              <w:szCs w:val="22"/>
              <w:lang w:eastAsia="ar-SA"/>
            </w:rPr>
          </w:pPr>
        </w:p>
        <w:p w14:paraId="3809251E" w14:textId="77777777" w:rsidR="003C4F81" w:rsidRDefault="003C4F81" w:rsidP="003C4F81">
          <w:pPr>
            <w:pStyle w:val="En-ttedetabledesmatires"/>
            <w:spacing w:before="0"/>
            <w:rPr>
              <w:rFonts w:ascii="Times New Roman" w:eastAsia="Times New Roman" w:hAnsi="Times New Roman" w:cs="Times New Roman"/>
              <w:b/>
              <w:bCs/>
              <w:color w:val="auto"/>
              <w:sz w:val="22"/>
              <w:szCs w:val="22"/>
              <w:lang w:eastAsia="ar-SA"/>
            </w:rPr>
          </w:pPr>
        </w:p>
        <w:p w14:paraId="51E1BCED" w14:textId="77777777" w:rsidR="003C4F81" w:rsidRDefault="003C4F81" w:rsidP="003C4F81">
          <w:pPr>
            <w:pStyle w:val="En-ttedetabledesmatires"/>
            <w:spacing w:before="0"/>
            <w:rPr>
              <w:rFonts w:ascii="Times New Roman" w:eastAsia="Times New Roman" w:hAnsi="Times New Roman" w:cs="Times New Roman"/>
              <w:b/>
              <w:bCs/>
              <w:color w:val="auto"/>
              <w:sz w:val="22"/>
              <w:szCs w:val="22"/>
              <w:lang w:eastAsia="ar-SA"/>
            </w:rPr>
          </w:pPr>
        </w:p>
        <w:p w14:paraId="12ED0390" w14:textId="34AEFC13" w:rsidR="00C165B6" w:rsidRDefault="00C165B6" w:rsidP="003C4F81">
          <w:pPr>
            <w:pStyle w:val="En-ttedetabledesmatires"/>
            <w:spacing w:before="0"/>
          </w:pPr>
          <w:r>
            <w:t>Sommaire</w:t>
          </w:r>
        </w:p>
        <w:p w14:paraId="71181B79" w14:textId="77777777" w:rsidR="006B23BB" w:rsidRPr="006B23BB" w:rsidRDefault="006B23BB" w:rsidP="00AD0278">
          <w:pPr>
            <w:rPr>
              <w:lang w:eastAsia="en-US"/>
            </w:rPr>
          </w:pPr>
        </w:p>
        <w:p w14:paraId="2998267F" w14:textId="77777777" w:rsidR="00AD0278" w:rsidRDefault="00051EDB" w:rsidP="00AD0278">
          <w:pPr>
            <w:pStyle w:val="TM1"/>
            <w:rPr>
              <w:rFonts w:asciiTheme="minorHAnsi" w:eastAsiaTheme="minorEastAsia" w:hAnsiTheme="minorHAnsi" w:cstheme="minorBidi"/>
              <w:noProof/>
              <w:lang w:eastAsia="fr-FR"/>
            </w:rPr>
          </w:pPr>
          <w:r>
            <w:fldChar w:fldCharType="begin"/>
          </w:r>
          <w:r w:rsidR="00C165B6">
            <w:instrText xml:space="preserve"> TOC \o "1-3" \h \z \u </w:instrText>
          </w:r>
          <w:r>
            <w:fldChar w:fldCharType="separate"/>
          </w:r>
          <w:hyperlink w:anchor="_Toc482366749" w:history="1">
            <w:r w:rsidR="00AD0278" w:rsidRPr="00A57AD5">
              <w:rPr>
                <w:rStyle w:val="Lienhypertexte"/>
                <w:noProof/>
              </w:rPr>
              <w:t>1.</w:t>
            </w:r>
            <w:r w:rsidR="00AD0278">
              <w:rPr>
                <w:rFonts w:asciiTheme="minorHAnsi" w:eastAsiaTheme="minorEastAsia" w:hAnsiTheme="minorHAnsi" w:cstheme="minorBidi"/>
                <w:noProof/>
                <w:lang w:eastAsia="fr-FR"/>
              </w:rPr>
              <w:tab/>
            </w:r>
            <w:r w:rsidR="00AD0278" w:rsidRPr="00A57AD5">
              <w:rPr>
                <w:rStyle w:val="Lienhypertexte"/>
                <w:noProof/>
              </w:rPr>
              <w:t>Introduction</w:t>
            </w:r>
            <w:r w:rsidR="00AD0278">
              <w:rPr>
                <w:noProof/>
                <w:webHidden/>
              </w:rPr>
              <w:tab/>
            </w:r>
            <w:r w:rsidR="00AD0278">
              <w:rPr>
                <w:noProof/>
                <w:webHidden/>
              </w:rPr>
              <w:fldChar w:fldCharType="begin"/>
            </w:r>
            <w:r w:rsidR="00AD0278">
              <w:rPr>
                <w:noProof/>
                <w:webHidden/>
              </w:rPr>
              <w:instrText xml:space="preserve"> PAGEREF _Toc482366749 \h </w:instrText>
            </w:r>
            <w:r w:rsidR="00AD0278">
              <w:rPr>
                <w:noProof/>
                <w:webHidden/>
              </w:rPr>
            </w:r>
            <w:r w:rsidR="00AD0278">
              <w:rPr>
                <w:noProof/>
                <w:webHidden/>
              </w:rPr>
              <w:fldChar w:fldCharType="separate"/>
            </w:r>
            <w:r w:rsidR="00AD0278">
              <w:rPr>
                <w:noProof/>
                <w:webHidden/>
              </w:rPr>
              <w:t>2</w:t>
            </w:r>
            <w:r w:rsidR="00AD0278">
              <w:rPr>
                <w:noProof/>
                <w:webHidden/>
              </w:rPr>
              <w:fldChar w:fldCharType="end"/>
            </w:r>
          </w:hyperlink>
        </w:p>
        <w:p w14:paraId="4D099FA4" w14:textId="77777777" w:rsidR="00AD0278" w:rsidRDefault="00AD0278" w:rsidP="00AD0278">
          <w:pPr>
            <w:pStyle w:val="TM1"/>
            <w:rPr>
              <w:rFonts w:asciiTheme="minorHAnsi" w:eastAsiaTheme="minorEastAsia" w:hAnsiTheme="minorHAnsi" w:cstheme="minorBidi"/>
              <w:noProof/>
              <w:lang w:eastAsia="fr-FR"/>
            </w:rPr>
          </w:pPr>
          <w:hyperlink w:anchor="_Toc482366750" w:history="1">
            <w:r w:rsidRPr="00A57AD5">
              <w:rPr>
                <w:rStyle w:val="Lienhypertexte"/>
                <w:noProof/>
              </w:rPr>
              <w:t>2.</w:t>
            </w:r>
            <w:r>
              <w:rPr>
                <w:rFonts w:asciiTheme="minorHAnsi" w:eastAsiaTheme="minorEastAsia" w:hAnsiTheme="minorHAnsi" w:cstheme="minorBidi"/>
                <w:noProof/>
                <w:lang w:eastAsia="fr-FR"/>
              </w:rPr>
              <w:tab/>
            </w:r>
            <w:r w:rsidRPr="00A57AD5">
              <w:rPr>
                <w:rStyle w:val="Lienhypertexte"/>
                <w:noProof/>
              </w:rPr>
              <w:t>Récupération des données</w:t>
            </w:r>
            <w:r>
              <w:rPr>
                <w:noProof/>
                <w:webHidden/>
              </w:rPr>
              <w:tab/>
            </w:r>
            <w:r>
              <w:rPr>
                <w:noProof/>
                <w:webHidden/>
              </w:rPr>
              <w:fldChar w:fldCharType="begin"/>
            </w:r>
            <w:r>
              <w:rPr>
                <w:noProof/>
                <w:webHidden/>
              </w:rPr>
              <w:instrText xml:space="preserve"> PAGEREF _Toc482366750 \h </w:instrText>
            </w:r>
            <w:r>
              <w:rPr>
                <w:noProof/>
                <w:webHidden/>
              </w:rPr>
            </w:r>
            <w:r>
              <w:rPr>
                <w:noProof/>
                <w:webHidden/>
              </w:rPr>
              <w:fldChar w:fldCharType="separate"/>
            </w:r>
            <w:r>
              <w:rPr>
                <w:noProof/>
                <w:webHidden/>
              </w:rPr>
              <w:t>2</w:t>
            </w:r>
            <w:r>
              <w:rPr>
                <w:noProof/>
                <w:webHidden/>
              </w:rPr>
              <w:fldChar w:fldCharType="end"/>
            </w:r>
          </w:hyperlink>
        </w:p>
        <w:p w14:paraId="053E37B0" w14:textId="77777777" w:rsidR="00AD0278" w:rsidRDefault="00AD0278" w:rsidP="00AD0278">
          <w:pPr>
            <w:pStyle w:val="TM1"/>
            <w:rPr>
              <w:rFonts w:asciiTheme="minorHAnsi" w:eastAsiaTheme="minorEastAsia" w:hAnsiTheme="minorHAnsi" w:cstheme="minorBidi"/>
              <w:noProof/>
              <w:lang w:eastAsia="fr-FR"/>
            </w:rPr>
          </w:pPr>
          <w:hyperlink w:anchor="_Toc482366751" w:history="1">
            <w:r w:rsidRPr="00A57AD5">
              <w:rPr>
                <w:rStyle w:val="Lienhypertexte"/>
                <w:noProof/>
              </w:rPr>
              <w:t>3.</w:t>
            </w:r>
            <w:r>
              <w:rPr>
                <w:rFonts w:asciiTheme="minorHAnsi" w:eastAsiaTheme="minorEastAsia" w:hAnsiTheme="minorHAnsi" w:cstheme="minorBidi"/>
                <w:noProof/>
                <w:lang w:eastAsia="fr-FR"/>
              </w:rPr>
              <w:tab/>
            </w:r>
            <w:r w:rsidRPr="00A57AD5">
              <w:rPr>
                <w:rStyle w:val="Lienhypertexte"/>
                <w:noProof/>
              </w:rPr>
              <w:t>Prétraitements</w:t>
            </w:r>
            <w:r>
              <w:rPr>
                <w:noProof/>
                <w:webHidden/>
              </w:rPr>
              <w:tab/>
            </w:r>
            <w:r>
              <w:rPr>
                <w:noProof/>
                <w:webHidden/>
              </w:rPr>
              <w:fldChar w:fldCharType="begin"/>
            </w:r>
            <w:r>
              <w:rPr>
                <w:noProof/>
                <w:webHidden/>
              </w:rPr>
              <w:instrText xml:space="preserve"> PAGEREF _Toc482366751 \h </w:instrText>
            </w:r>
            <w:r>
              <w:rPr>
                <w:noProof/>
                <w:webHidden/>
              </w:rPr>
            </w:r>
            <w:r>
              <w:rPr>
                <w:noProof/>
                <w:webHidden/>
              </w:rPr>
              <w:fldChar w:fldCharType="separate"/>
            </w:r>
            <w:r>
              <w:rPr>
                <w:noProof/>
                <w:webHidden/>
              </w:rPr>
              <w:t>2</w:t>
            </w:r>
            <w:r>
              <w:rPr>
                <w:noProof/>
                <w:webHidden/>
              </w:rPr>
              <w:fldChar w:fldCharType="end"/>
            </w:r>
          </w:hyperlink>
        </w:p>
        <w:p w14:paraId="3EEB1E00" w14:textId="77777777" w:rsidR="00AD0278" w:rsidRDefault="00AD0278" w:rsidP="00AD0278">
          <w:pPr>
            <w:pStyle w:val="TM2"/>
            <w:tabs>
              <w:tab w:val="left" w:pos="880"/>
              <w:tab w:val="right" w:leader="dot" w:pos="9062"/>
            </w:tabs>
            <w:spacing w:after="0"/>
            <w:rPr>
              <w:rFonts w:asciiTheme="minorHAnsi" w:eastAsiaTheme="minorEastAsia" w:hAnsiTheme="minorHAnsi" w:cstheme="minorBidi"/>
              <w:noProof/>
              <w:lang w:eastAsia="fr-FR"/>
            </w:rPr>
          </w:pPr>
          <w:hyperlink w:anchor="_Toc482366752" w:history="1">
            <w:r w:rsidRPr="00A57AD5">
              <w:rPr>
                <w:rStyle w:val="Lienhypertexte"/>
                <w:noProof/>
              </w:rPr>
              <w:t>3.1.</w:t>
            </w:r>
            <w:r>
              <w:rPr>
                <w:rFonts w:asciiTheme="minorHAnsi" w:eastAsiaTheme="minorEastAsia" w:hAnsiTheme="minorHAnsi" w:cstheme="minorBidi"/>
                <w:noProof/>
                <w:lang w:eastAsia="fr-FR"/>
              </w:rPr>
              <w:tab/>
            </w:r>
            <w:r w:rsidRPr="00A57AD5">
              <w:rPr>
                <w:rStyle w:val="Lienhypertexte"/>
                <w:noProof/>
              </w:rPr>
              <w:t>Librairies MATLAB à installer</w:t>
            </w:r>
            <w:r>
              <w:rPr>
                <w:noProof/>
                <w:webHidden/>
              </w:rPr>
              <w:tab/>
            </w:r>
            <w:r>
              <w:rPr>
                <w:noProof/>
                <w:webHidden/>
              </w:rPr>
              <w:fldChar w:fldCharType="begin"/>
            </w:r>
            <w:r>
              <w:rPr>
                <w:noProof/>
                <w:webHidden/>
              </w:rPr>
              <w:instrText xml:space="preserve"> PAGEREF _Toc482366752 \h </w:instrText>
            </w:r>
            <w:r>
              <w:rPr>
                <w:noProof/>
                <w:webHidden/>
              </w:rPr>
            </w:r>
            <w:r>
              <w:rPr>
                <w:noProof/>
                <w:webHidden/>
              </w:rPr>
              <w:fldChar w:fldCharType="separate"/>
            </w:r>
            <w:r>
              <w:rPr>
                <w:noProof/>
                <w:webHidden/>
              </w:rPr>
              <w:t>2</w:t>
            </w:r>
            <w:r>
              <w:rPr>
                <w:noProof/>
                <w:webHidden/>
              </w:rPr>
              <w:fldChar w:fldCharType="end"/>
            </w:r>
          </w:hyperlink>
        </w:p>
        <w:p w14:paraId="5CEAAF47" w14:textId="77777777" w:rsidR="00AD0278" w:rsidRDefault="00AD0278" w:rsidP="00AD0278">
          <w:pPr>
            <w:pStyle w:val="TM2"/>
            <w:tabs>
              <w:tab w:val="left" w:pos="880"/>
              <w:tab w:val="right" w:leader="dot" w:pos="9062"/>
            </w:tabs>
            <w:spacing w:after="0"/>
            <w:rPr>
              <w:rFonts w:asciiTheme="minorHAnsi" w:eastAsiaTheme="minorEastAsia" w:hAnsiTheme="minorHAnsi" w:cstheme="minorBidi"/>
              <w:noProof/>
              <w:lang w:eastAsia="fr-FR"/>
            </w:rPr>
          </w:pPr>
          <w:hyperlink w:anchor="_Toc482366753" w:history="1">
            <w:r w:rsidRPr="00A57AD5">
              <w:rPr>
                <w:rStyle w:val="Lienhypertexte"/>
                <w:noProof/>
              </w:rPr>
              <w:t>3.2.</w:t>
            </w:r>
            <w:r>
              <w:rPr>
                <w:rFonts w:asciiTheme="minorHAnsi" w:eastAsiaTheme="minorEastAsia" w:hAnsiTheme="minorHAnsi" w:cstheme="minorBidi"/>
                <w:noProof/>
                <w:lang w:eastAsia="fr-FR"/>
              </w:rPr>
              <w:tab/>
            </w:r>
            <w:r w:rsidRPr="00A57AD5">
              <w:rPr>
                <w:rStyle w:val="Lienhypertexte"/>
                <w:noProof/>
              </w:rPr>
              <w:t>Saisie des paramètres spécifiques au mouillage et aux ADCPs</w:t>
            </w:r>
            <w:r>
              <w:rPr>
                <w:noProof/>
                <w:webHidden/>
              </w:rPr>
              <w:tab/>
            </w:r>
            <w:r>
              <w:rPr>
                <w:noProof/>
                <w:webHidden/>
              </w:rPr>
              <w:fldChar w:fldCharType="begin"/>
            </w:r>
            <w:r>
              <w:rPr>
                <w:noProof/>
                <w:webHidden/>
              </w:rPr>
              <w:instrText xml:space="preserve"> PAGEREF _Toc482366753 \h </w:instrText>
            </w:r>
            <w:r>
              <w:rPr>
                <w:noProof/>
                <w:webHidden/>
              </w:rPr>
            </w:r>
            <w:r>
              <w:rPr>
                <w:noProof/>
                <w:webHidden/>
              </w:rPr>
              <w:fldChar w:fldCharType="separate"/>
            </w:r>
            <w:r>
              <w:rPr>
                <w:noProof/>
                <w:webHidden/>
              </w:rPr>
              <w:t>3</w:t>
            </w:r>
            <w:r>
              <w:rPr>
                <w:noProof/>
                <w:webHidden/>
              </w:rPr>
              <w:fldChar w:fldCharType="end"/>
            </w:r>
          </w:hyperlink>
        </w:p>
        <w:p w14:paraId="3253295C" w14:textId="77777777" w:rsidR="00AD0278" w:rsidRDefault="00AD0278" w:rsidP="00AD0278">
          <w:pPr>
            <w:pStyle w:val="TM3"/>
            <w:tabs>
              <w:tab w:val="left" w:pos="1320"/>
              <w:tab w:val="right" w:leader="dot" w:pos="9062"/>
            </w:tabs>
            <w:spacing w:after="0"/>
            <w:rPr>
              <w:rFonts w:asciiTheme="minorHAnsi" w:eastAsiaTheme="minorEastAsia" w:hAnsiTheme="minorHAnsi" w:cstheme="minorBidi"/>
              <w:noProof/>
              <w:lang w:eastAsia="fr-FR"/>
            </w:rPr>
          </w:pPr>
          <w:hyperlink w:anchor="_Toc482366754" w:history="1">
            <w:r w:rsidRPr="00A57AD5">
              <w:rPr>
                <w:rStyle w:val="Lienhypertexte"/>
                <w:noProof/>
              </w:rPr>
              <w:t>3.2.1.</w:t>
            </w:r>
            <w:r>
              <w:rPr>
                <w:rFonts w:asciiTheme="minorHAnsi" w:eastAsiaTheme="minorEastAsia" w:hAnsiTheme="minorHAnsi" w:cstheme="minorBidi"/>
                <w:noProof/>
                <w:lang w:eastAsia="fr-FR"/>
              </w:rPr>
              <w:tab/>
            </w:r>
            <w:r w:rsidRPr="00A57AD5">
              <w:rPr>
                <w:rStyle w:val="Lienhypertexte"/>
                <w:noProof/>
              </w:rPr>
              <w:t>Définir les chemins</w:t>
            </w:r>
            <w:r>
              <w:rPr>
                <w:noProof/>
                <w:webHidden/>
              </w:rPr>
              <w:tab/>
            </w:r>
            <w:r>
              <w:rPr>
                <w:noProof/>
                <w:webHidden/>
              </w:rPr>
              <w:fldChar w:fldCharType="begin"/>
            </w:r>
            <w:r>
              <w:rPr>
                <w:noProof/>
                <w:webHidden/>
              </w:rPr>
              <w:instrText xml:space="preserve"> PAGEREF _Toc482366754 \h </w:instrText>
            </w:r>
            <w:r>
              <w:rPr>
                <w:noProof/>
                <w:webHidden/>
              </w:rPr>
            </w:r>
            <w:r>
              <w:rPr>
                <w:noProof/>
                <w:webHidden/>
              </w:rPr>
              <w:fldChar w:fldCharType="separate"/>
            </w:r>
            <w:r>
              <w:rPr>
                <w:noProof/>
                <w:webHidden/>
              </w:rPr>
              <w:t>3</w:t>
            </w:r>
            <w:r>
              <w:rPr>
                <w:noProof/>
                <w:webHidden/>
              </w:rPr>
              <w:fldChar w:fldCharType="end"/>
            </w:r>
          </w:hyperlink>
        </w:p>
        <w:p w14:paraId="3B667DD9" w14:textId="77777777" w:rsidR="00AD0278" w:rsidRDefault="00AD0278" w:rsidP="00AD0278">
          <w:pPr>
            <w:pStyle w:val="TM3"/>
            <w:tabs>
              <w:tab w:val="left" w:pos="1320"/>
              <w:tab w:val="right" w:leader="dot" w:pos="9062"/>
            </w:tabs>
            <w:spacing w:after="0"/>
            <w:rPr>
              <w:rFonts w:asciiTheme="minorHAnsi" w:eastAsiaTheme="minorEastAsia" w:hAnsiTheme="minorHAnsi" w:cstheme="minorBidi"/>
              <w:noProof/>
              <w:lang w:eastAsia="fr-FR"/>
            </w:rPr>
          </w:pPr>
          <w:hyperlink w:anchor="_Toc482366755" w:history="1">
            <w:r w:rsidRPr="00A57AD5">
              <w:rPr>
                <w:rStyle w:val="Lienhypertexte"/>
                <w:noProof/>
              </w:rPr>
              <w:t>3.2.2.</w:t>
            </w:r>
            <w:r>
              <w:rPr>
                <w:rFonts w:asciiTheme="minorHAnsi" w:eastAsiaTheme="minorEastAsia" w:hAnsiTheme="minorHAnsi" w:cstheme="minorBidi"/>
                <w:noProof/>
                <w:lang w:eastAsia="fr-FR"/>
              </w:rPr>
              <w:tab/>
            </w:r>
            <w:r w:rsidRPr="00A57AD5">
              <w:rPr>
                <w:rStyle w:val="Lienhypertexte"/>
                <w:noProof/>
              </w:rPr>
              <w:t>Définir les paramètres du mouillage et de la campagne</w:t>
            </w:r>
            <w:r>
              <w:rPr>
                <w:noProof/>
                <w:webHidden/>
              </w:rPr>
              <w:tab/>
            </w:r>
            <w:r>
              <w:rPr>
                <w:noProof/>
                <w:webHidden/>
              </w:rPr>
              <w:fldChar w:fldCharType="begin"/>
            </w:r>
            <w:r>
              <w:rPr>
                <w:noProof/>
                <w:webHidden/>
              </w:rPr>
              <w:instrText xml:space="preserve"> PAGEREF _Toc482366755 \h </w:instrText>
            </w:r>
            <w:r>
              <w:rPr>
                <w:noProof/>
                <w:webHidden/>
              </w:rPr>
            </w:r>
            <w:r>
              <w:rPr>
                <w:noProof/>
                <w:webHidden/>
              </w:rPr>
              <w:fldChar w:fldCharType="separate"/>
            </w:r>
            <w:r>
              <w:rPr>
                <w:noProof/>
                <w:webHidden/>
              </w:rPr>
              <w:t>4</w:t>
            </w:r>
            <w:r>
              <w:rPr>
                <w:noProof/>
                <w:webHidden/>
              </w:rPr>
              <w:fldChar w:fldCharType="end"/>
            </w:r>
          </w:hyperlink>
        </w:p>
        <w:p w14:paraId="65F6B5FC" w14:textId="77777777" w:rsidR="00AD0278" w:rsidRDefault="00AD0278" w:rsidP="00AD0278">
          <w:pPr>
            <w:pStyle w:val="TM3"/>
            <w:tabs>
              <w:tab w:val="left" w:pos="1320"/>
              <w:tab w:val="right" w:leader="dot" w:pos="9062"/>
            </w:tabs>
            <w:spacing w:after="0"/>
            <w:rPr>
              <w:rFonts w:asciiTheme="minorHAnsi" w:eastAsiaTheme="minorEastAsia" w:hAnsiTheme="minorHAnsi" w:cstheme="minorBidi"/>
              <w:noProof/>
              <w:lang w:eastAsia="fr-FR"/>
            </w:rPr>
          </w:pPr>
          <w:hyperlink w:anchor="_Toc482366756" w:history="1">
            <w:r w:rsidRPr="00A57AD5">
              <w:rPr>
                <w:rStyle w:val="Lienhypertexte"/>
                <w:noProof/>
              </w:rPr>
              <w:t>3.2.3.</w:t>
            </w:r>
            <w:r>
              <w:rPr>
                <w:rFonts w:asciiTheme="minorHAnsi" w:eastAsiaTheme="minorEastAsia" w:hAnsiTheme="minorHAnsi" w:cstheme="minorBidi"/>
                <w:noProof/>
                <w:lang w:eastAsia="fr-FR"/>
              </w:rPr>
              <w:tab/>
            </w:r>
            <w:r w:rsidRPr="00A57AD5">
              <w:rPr>
                <w:rStyle w:val="Lienhypertexte"/>
                <w:noProof/>
              </w:rPr>
              <w:t>Définir les paramètres de l’ADCP</w:t>
            </w:r>
            <w:r>
              <w:rPr>
                <w:noProof/>
                <w:webHidden/>
              </w:rPr>
              <w:tab/>
            </w:r>
            <w:r>
              <w:rPr>
                <w:noProof/>
                <w:webHidden/>
              </w:rPr>
              <w:fldChar w:fldCharType="begin"/>
            </w:r>
            <w:r>
              <w:rPr>
                <w:noProof/>
                <w:webHidden/>
              </w:rPr>
              <w:instrText xml:space="preserve"> PAGEREF _Toc482366756 \h </w:instrText>
            </w:r>
            <w:r>
              <w:rPr>
                <w:noProof/>
                <w:webHidden/>
              </w:rPr>
            </w:r>
            <w:r>
              <w:rPr>
                <w:noProof/>
                <w:webHidden/>
              </w:rPr>
              <w:fldChar w:fldCharType="separate"/>
            </w:r>
            <w:r>
              <w:rPr>
                <w:noProof/>
                <w:webHidden/>
              </w:rPr>
              <w:t>4</w:t>
            </w:r>
            <w:r>
              <w:rPr>
                <w:noProof/>
                <w:webHidden/>
              </w:rPr>
              <w:fldChar w:fldCharType="end"/>
            </w:r>
          </w:hyperlink>
        </w:p>
        <w:p w14:paraId="44B081AD" w14:textId="77777777" w:rsidR="00AD0278" w:rsidRDefault="00AD0278" w:rsidP="00AD0278">
          <w:pPr>
            <w:pStyle w:val="TM3"/>
            <w:tabs>
              <w:tab w:val="left" w:pos="1320"/>
              <w:tab w:val="right" w:leader="dot" w:pos="9062"/>
            </w:tabs>
            <w:spacing w:after="0"/>
            <w:rPr>
              <w:rFonts w:asciiTheme="minorHAnsi" w:eastAsiaTheme="minorEastAsia" w:hAnsiTheme="minorHAnsi" w:cstheme="minorBidi"/>
              <w:noProof/>
              <w:lang w:eastAsia="fr-FR"/>
            </w:rPr>
          </w:pPr>
          <w:hyperlink w:anchor="_Toc482366757" w:history="1">
            <w:r w:rsidRPr="00A57AD5">
              <w:rPr>
                <w:rStyle w:val="Lienhypertexte"/>
                <w:noProof/>
              </w:rPr>
              <w:t>3.2.4.</w:t>
            </w:r>
            <w:r>
              <w:rPr>
                <w:rFonts w:asciiTheme="minorHAnsi" w:eastAsiaTheme="minorEastAsia" w:hAnsiTheme="minorHAnsi" w:cstheme="minorBidi"/>
                <w:noProof/>
                <w:lang w:eastAsia="fr-FR"/>
              </w:rPr>
              <w:tab/>
            </w:r>
            <w:r w:rsidRPr="00A57AD5">
              <w:rPr>
                <w:rStyle w:val="Lienhypertexte"/>
                <w:noProof/>
              </w:rPr>
              <w:t>Définir les valeurs de déviation magnétique moyenne</w:t>
            </w:r>
            <w:r>
              <w:rPr>
                <w:noProof/>
                <w:webHidden/>
              </w:rPr>
              <w:tab/>
            </w:r>
            <w:r>
              <w:rPr>
                <w:noProof/>
                <w:webHidden/>
              </w:rPr>
              <w:fldChar w:fldCharType="begin"/>
            </w:r>
            <w:r>
              <w:rPr>
                <w:noProof/>
                <w:webHidden/>
              </w:rPr>
              <w:instrText xml:space="preserve"> PAGEREF _Toc482366757 \h </w:instrText>
            </w:r>
            <w:r>
              <w:rPr>
                <w:noProof/>
                <w:webHidden/>
              </w:rPr>
            </w:r>
            <w:r>
              <w:rPr>
                <w:noProof/>
                <w:webHidden/>
              </w:rPr>
              <w:fldChar w:fldCharType="separate"/>
            </w:r>
            <w:r>
              <w:rPr>
                <w:noProof/>
                <w:webHidden/>
              </w:rPr>
              <w:t>4</w:t>
            </w:r>
            <w:r>
              <w:rPr>
                <w:noProof/>
                <w:webHidden/>
              </w:rPr>
              <w:fldChar w:fldCharType="end"/>
            </w:r>
          </w:hyperlink>
        </w:p>
        <w:p w14:paraId="426BB0B9" w14:textId="77777777" w:rsidR="00AD0278" w:rsidRDefault="00AD0278" w:rsidP="00AD0278">
          <w:pPr>
            <w:pStyle w:val="TM3"/>
            <w:tabs>
              <w:tab w:val="left" w:pos="1320"/>
              <w:tab w:val="right" w:leader="dot" w:pos="9062"/>
            </w:tabs>
            <w:spacing w:after="0"/>
            <w:rPr>
              <w:rFonts w:asciiTheme="minorHAnsi" w:eastAsiaTheme="minorEastAsia" w:hAnsiTheme="minorHAnsi" w:cstheme="minorBidi"/>
              <w:noProof/>
              <w:lang w:eastAsia="fr-FR"/>
            </w:rPr>
          </w:pPr>
          <w:hyperlink w:anchor="_Toc482366758" w:history="1">
            <w:r w:rsidRPr="00A57AD5">
              <w:rPr>
                <w:rStyle w:val="Lienhypertexte"/>
                <w:noProof/>
              </w:rPr>
              <w:t>3.2.5.</w:t>
            </w:r>
            <w:r>
              <w:rPr>
                <w:rFonts w:asciiTheme="minorHAnsi" w:eastAsiaTheme="minorEastAsia" w:hAnsiTheme="minorHAnsi" w:cstheme="minorBidi"/>
                <w:noProof/>
                <w:lang w:eastAsia="fr-FR"/>
              </w:rPr>
              <w:tab/>
            </w:r>
            <w:r w:rsidRPr="00A57AD5">
              <w:rPr>
                <w:rStyle w:val="Lienhypertexte"/>
                <w:noProof/>
              </w:rPr>
              <w:t>Définir les indices pour lesquels l’ADCP est stabilisé</w:t>
            </w:r>
            <w:r>
              <w:rPr>
                <w:noProof/>
                <w:webHidden/>
              </w:rPr>
              <w:tab/>
            </w:r>
            <w:r>
              <w:rPr>
                <w:noProof/>
                <w:webHidden/>
              </w:rPr>
              <w:fldChar w:fldCharType="begin"/>
            </w:r>
            <w:r>
              <w:rPr>
                <w:noProof/>
                <w:webHidden/>
              </w:rPr>
              <w:instrText xml:space="preserve"> PAGEREF _Toc482366758 \h </w:instrText>
            </w:r>
            <w:r>
              <w:rPr>
                <w:noProof/>
                <w:webHidden/>
              </w:rPr>
            </w:r>
            <w:r>
              <w:rPr>
                <w:noProof/>
                <w:webHidden/>
              </w:rPr>
              <w:fldChar w:fldCharType="separate"/>
            </w:r>
            <w:r>
              <w:rPr>
                <w:noProof/>
                <w:webHidden/>
              </w:rPr>
              <w:t>5</w:t>
            </w:r>
            <w:r>
              <w:rPr>
                <w:noProof/>
                <w:webHidden/>
              </w:rPr>
              <w:fldChar w:fldCharType="end"/>
            </w:r>
          </w:hyperlink>
        </w:p>
        <w:p w14:paraId="3867921C" w14:textId="77777777" w:rsidR="00AD0278" w:rsidRDefault="00AD0278" w:rsidP="00AD0278">
          <w:pPr>
            <w:pStyle w:val="TM3"/>
            <w:tabs>
              <w:tab w:val="left" w:pos="1320"/>
              <w:tab w:val="right" w:leader="dot" w:pos="9062"/>
            </w:tabs>
            <w:spacing w:after="0"/>
            <w:rPr>
              <w:rFonts w:asciiTheme="minorHAnsi" w:eastAsiaTheme="minorEastAsia" w:hAnsiTheme="minorHAnsi" w:cstheme="minorBidi"/>
              <w:noProof/>
              <w:lang w:eastAsia="fr-FR"/>
            </w:rPr>
          </w:pPr>
          <w:hyperlink w:anchor="_Toc482366759" w:history="1">
            <w:r w:rsidRPr="00A57AD5">
              <w:rPr>
                <w:rStyle w:val="Lienhypertexte"/>
                <w:noProof/>
              </w:rPr>
              <w:t>3.2.6.</w:t>
            </w:r>
            <w:r>
              <w:rPr>
                <w:rFonts w:asciiTheme="minorHAnsi" w:eastAsiaTheme="minorEastAsia" w:hAnsiTheme="minorHAnsi" w:cstheme="minorBidi"/>
                <w:noProof/>
                <w:lang w:eastAsia="fr-FR"/>
              </w:rPr>
              <w:tab/>
            </w:r>
            <w:r w:rsidRPr="00A57AD5">
              <w:rPr>
                <w:rStyle w:val="Lienhypertexte"/>
                <w:noProof/>
              </w:rPr>
              <w:t>Définir la correction de la profondeur de l’ADCP</w:t>
            </w:r>
            <w:r>
              <w:rPr>
                <w:noProof/>
                <w:webHidden/>
              </w:rPr>
              <w:tab/>
            </w:r>
            <w:r>
              <w:rPr>
                <w:noProof/>
                <w:webHidden/>
              </w:rPr>
              <w:fldChar w:fldCharType="begin"/>
            </w:r>
            <w:r>
              <w:rPr>
                <w:noProof/>
                <w:webHidden/>
              </w:rPr>
              <w:instrText xml:space="preserve"> PAGEREF _Toc482366759 \h </w:instrText>
            </w:r>
            <w:r>
              <w:rPr>
                <w:noProof/>
                <w:webHidden/>
              </w:rPr>
            </w:r>
            <w:r>
              <w:rPr>
                <w:noProof/>
                <w:webHidden/>
              </w:rPr>
              <w:fldChar w:fldCharType="separate"/>
            </w:r>
            <w:r>
              <w:rPr>
                <w:noProof/>
                <w:webHidden/>
              </w:rPr>
              <w:t>7</w:t>
            </w:r>
            <w:r>
              <w:rPr>
                <w:noProof/>
                <w:webHidden/>
              </w:rPr>
              <w:fldChar w:fldCharType="end"/>
            </w:r>
          </w:hyperlink>
        </w:p>
        <w:p w14:paraId="785CFB09" w14:textId="77777777" w:rsidR="00AD0278" w:rsidRDefault="00AD0278" w:rsidP="00AD0278">
          <w:pPr>
            <w:pStyle w:val="TM2"/>
            <w:tabs>
              <w:tab w:val="left" w:pos="880"/>
              <w:tab w:val="right" w:leader="dot" w:pos="9062"/>
            </w:tabs>
            <w:spacing w:after="0"/>
            <w:rPr>
              <w:rFonts w:asciiTheme="minorHAnsi" w:eastAsiaTheme="minorEastAsia" w:hAnsiTheme="minorHAnsi" w:cstheme="minorBidi"/>
              <w:noProof/>
              <w:lang w:eastAsia="fr-FR"/>
            </w:rPr>
          </w:pPr>
          <w:hyperlink w:anchor="_Toc482366760" w:history="1">
            <w:r w:rsidRPr="00A57AD5">
              <w:rPr>
                <w:rStyle w:val="Lienhypertexte"/>
                <w:noProof/>
              </w:rPr>
              <w:t>3.3.</w:t>
            </w:r>
            <w:r>
              <w:rPr>
                <w:rFonts w:asciiTheme="minorHAnsi" w:eastAsiaTheme="minorEastAsia" w:hAnsiTheme="minorHAnsi" w:cstheme="minorBidi"/>
                <w:noProof/>
                <w:lang w:eastAsia="fr-FR"/>
              </w:rPr>
              <w:tab/>
            </w:r>
            <w:r w:rsidRPr="00A57AD5">
              <w:rPr>
                <w:rStyle w:val="Lienhypertexte"/>
                <w:noProof/>
              </w:rPr>
              <w:t>Exclusion des données de mauvaise qualité (Pg field)</w:t>
            </w:r>
            <w:r>
              <w:rPr>
                <w:noProof/>
                <w:webHidden/>
              </w:rPr>
              <w:tab/>
            </w:r>
            <w:r>
              <w:rPr>
                <w:noProof/>
                <w:webHidden/>
              </w:rPr>
              <w:fldChar w:fldCharType="begin"/>
            </w:r>
            <w:r>
              <w:rPr>
                <w:noProof/>
                <w:webHidden/>
              </w:rPr>
              <w:instrText xml:space="preserve"> PAGEREF _Toc482366760 \h </w:instrText>
            </w:r>
            <w:r>
              <w:rPr>
                <w:noProof/>
                <w:webHidden/>
              </w:rPr>
            </w:r>
            <w:r>
              <w:rPr>
                <w:noProof/>
                <w:webHidden/>
              </w:rPr>
              <w:fldChar w:fldCharType="separate"/>
            </w:r>
            <w:r>
              <w:rPr>
                <w:noProof/>
                <w:webHidden/>
              </w:rPr>
              <w:t>8</w:t>
            </w:r>
            <w:r>
              <w:rPr>
                <w:noProof/>
                <w:webHidden/>
              </w:rPr>
              <w:fldChar w:fldCharType="end"/>
            </w:r>
          </w:hyperlink>
        </w:p>
        <w:p w14:paraId="22177152" w14:textId="77777777" w:rsidR="00AD0278" w:rsidRDefault="00AD0278" w:rsidP="00AD0278">
          <w:pPr>
            <w:pStyle w:val="TM1"/>
            <w:rPr>
              <w:rFonts w:asciiTheme="minorHAnsi" w:eastAsiaTheme="minorEastAsia" w:hAnsiTheme="minorHAnsi" w:cstheme="minorBidi"/>
              <w:noProof/>
              <w:lang w:eastAsia="fr-FR"/>
            </w:rPr>
          </w:pPr>
          <w:hyperlink w:anchor="_Toc482366761" w:history="1">
            <w:r w:rsidRPr="00A57AD5">
              <w:rPr>
                <w:rStyle w:val="Lienhypertexte"/>
                <w:noProof/>
              </w:rPr>
              <w:t>4.</w:t>
            </w:r>
            <w:r>
              <w:rPr>
                <w:rFonts w:asciiTheme="minorHAnsi" w:eastAsiaTheme="minorEastAsia" w:hAnsiTheme="minorHAnsi" w:cstheme="minorBidi"/>
                <w:noProof/>
                <w:lang w:eastAsia="fr-FR"/>
              </w:rPr>
              <w:tab/>
            </w:r>
            <w:r w:rsidRPr="00A57AD5">
              <w:rPr>
                <w:rStyle w:val="Lienhypertexte"/>
                <w:noProof/>
              </w:rPr>
              <w:t>Traitement des données ADCP</w:t>
            </w:r>
            <w:r>
              <w:rPr>
                <w:noProof/>
                <w:webHidden/>
              </w:rPr>
              <w:tab/>
            </w:r>
            <w:r>
              <w:rPr>
                <w:noProof/>
                <w:webHidden/>
              </w:rPr>
              <w:fldChar w:fldCharType="begin"/>
            </w:r>
            <w:r>
              <w:rPr>
                <w:noProof/>
                <w:webHidden/>
              </w:rPr>
              <w:instrText xml:space="preserve"> PAGEREF _Toc482366761 \h </w:instrText>
            </w:r>
            <w:r>
              <w:rPr>
                <w:noProof/>
                <w:webHidden/>
              </w:rPr>
            </w:r>
            <w:r>
              <w:rPr>
                <w:noProof/>
                <w:webHidden/>
              </w:rPr>
              <w:fldChar w:fldCharType="separate"/>
            </w:r>
            <w:r>
              <w:rPr>
                <w:noProof/>
                <w:webHidden/>
              </w:rPr>
              <w:t>8</w:t>
            </w:r>
            <w:r>
              <w:rPr>
                <w:noProof/>
                <w:webHidden/>
              </w:rPr>
              <w:fldChar w:fldCharType="end"/>
            </w:r>
          </w:hyperlink>
        </w:p>
        <w:p w14:paraId="786323BD" w14:textId="77777777" w:rsidR="00AD0278" w:rsidRDefault="00AD0278" w:rsidP="00AD0278">
          <w:pPr>
            <w:pStyle w:val="TM1"/>
            <w:rPr>
              <w:rFonts w:asciiTheme="minorHAnsi" w:eastAsiaTheme="minorEastAsia" w:hAnsiTheme="minorHAnsi" w:cstheme="minorBidi"/>
              <w:noProof/>
              <w:lang w:eastAsia="fr-FR"/>
            </w:rPr>
          </w:pPr>
          <w:hyperlink w:anchor="_Toc482366762" w:history="1">
            <w:r w:rsidRPr="00A57AD5">
              <w:rPr>
                <w:rStyle w:val="Lienhypertexte"/>
                <w:noProof/>
              </w:rPr>
              <w:t>5.</w:t>
            </w:r>
            <w:r>
              <w:rPr>
                <w:rFonts w:asciiTheme="minorHAnsi" w:eastAsiaTheme="minorEastAsia" w:hAnsiTheme="minorHAnsi" w:cstheme="minorBidi"/>
                <w:noProof/>
                <w:lang w:eastAsia="fr-FR"/>
              </w:rPr>
              <w:tab/>
            </w:r>
            <w:r w:rsidRPr="00A57AD5">
              <w:rPr>
                <w:rStyle w:val="Lienhypertexte"/>
                <w:noProof/>
              </w:rPr>
              <w:t>Interpolation et ré-échantillonnage des données</w:t>
            </w:r>
            <w:r>
              <w:rPr>
                <w:noProof/>
                <w:webHidden/>
              </w:rPr>
              <w:tab/>
            </w:r>
            <w:r>
              <w:rPr>
                <w:noProof/>
                <w:webHidden/>
              </w:rPr>
              <w:fldChar w:fldCharType="begin"/>
            </w:r>
            <w:r>
              <w:rPr>
                <w:noProof/>
                <w:webHidden/>
              </w:rPr>
              <w:instrText xml:space="preserve"> PAGEREF _Toc482366762 \h </w:instrText>
            </w:r>
            <w:r>
              <w:rPr>
                <w:noProof/>
                <w:webHidden/>
              </w:rPr>
            </w:r>
            <w:r>
              <w:rPr>
                <w:noProof/>
                <w:webHidden/>
              </w:rPr>
              <w:fldChar w:fldCharType="separate"/>
            </w:r>
            <w:r>
              <w:rPr>
                <w:noProof/>
                <w:webHidden/>
              </w:rPr>
              <w:t>12</w:t>
            </w:r>
            <w:r>
              <w:rPr>
                <w:noProof/>
                <w:webHidden/>
              </w:rPr>
              <w:fldChar w:fldCharType="end"/>
            </w:r>
          </w:hyperlink>
        </w:p>
        <w:p w14:paraId="0E5EF868" w14:textId="77777777" w:rsidR="00AD0278" w:rsidRDefault="00AD0278" w:rsidP="00AD0278">
          <w:pPr>
            <w:pStyle w:val="TM2"/>
            <w:tabs>
              <w:tab w:val="left" w:pos="880"/>
              <w:tab w:val="right" w:leader="dot" w:pos="9062"/>
            </w:tabs>
            <w:spacing w:after="0"/>
            <w:rPr>
              <w:rFonts w:asciiTheme="minorHAnsi" w:eastAsiaTheme="minorEastAsia" w:hAnsiTheme="minorHAnsi" w:cstheme="minorBidi"/>
              <w:noProof/>
              <w:lang w:eastAsia="fr-FR"/>
            </w:rPr>
          </w:pPr>
          <w:hyperlink w:anchor="_Toc482366763" w:history="1">
            <w:r w:rsidRPr="00A57AD5">
              <w:rPr>
                <w:rStyle w:val="Lienhypertexte"/>
                <w:noProof/>
              </w:rPr>
              <w:t>5.1.</w:t>
            </w:r>
            <w:r>
              <w:rPr>
                <w:rFonts w:asciiTheme="minorHAnsi" w:eastAsiaTheme="minorEastAsia" w:hAnsiTheme="minorHAnsi" w:cstheme="minorBidi"/>
                <w:noProof/>
                <w:lang w:eastAsia="fr-FR"/>
              </w:rPr>
              <w:tab/>
            </w:r>
            <w:r w:rsidRPr="00A57AD5">
              <w:rPr>
                <w:rStyle w:val="Lienhypertexte"/>
                <w:noProof/>
              </w:rPr>
              <w:t>Interpolation sur une grille verticale régulière</w:t>
            </w:r>
            <w:r>
              <w:rPr>
                <w:noProof/>
                <w:webHidden/>
              </w:rPr>
              <w:tab/>
            </w:r>
            <w:r>
              <w:rPr>
                <w:noProof/>
                <w:webHidden/>
              </w:rPr>
              <w:fldChar w:fldCharType="begin"/>
            </w:r>
            <w:r>
              <w:rPr>
                <w:noProof/>
                <w:webHidden/>
              </w:rPr>
              <w:instrText xml:space="preserve"> PAGEREF _Toc482366763 \h </w:instrText>
            </w:r>
            <w:r>
              <w:rPr>
                <w:noProof/>
                <w:webHidden/>
              </w:rPr>
            </w:r>
            <w:r>
              <w:rPr>
                <w:noProof/>
                <w:webHidden/>
              </w:rPr>
              <w:fldChar w:fldCharType="separate"/>
            </w:r>
            <w:r>
              <w:rPr>
                <w:noProof/>
                <w:webHidden/>
              </w:rPr>
              <w:t>12</w:t>
            </w:r>
            <w:r>
              <w:rPr>
                <w:noProof/>
                <w:webHidden/>
              </w:rPr>
              <w:fldChar w:fldCharType="end"/>
            </w:r>
          </w:hyperlink>
        </w:p>
        <w:p w14:paraId="6C6C733D" w14:textId="77777777" w:rsidR="00AD0278" w:rsidRDefault="00AD0278" w:rsidP="00AD0278">
          <w:pPr>
            <w:pStyle w:val="TM2"/>
            <w:tabs>
              <w:tab w:val="left" w:pos="880"/>
              <w:tab w:val="right" w:leader="dot" w:pos="9062"/>
            </w:tabs>
            <w:spacing w:after="0"/>
            <w:rPr>
              <w:rFonts w:asciiTheme="minorHAnsi" w:eastAsiaTheme="minorEastAsia" w:hAnsiTheme="minorHAnsi" w:cstheme="minorBidi"/>
              <w:noProof/>
              <w:lang w:eastAsia="fr-FR"/>
            </w:rPr>
          </w:pPr>
          <w:hyperlink w:anchor="_Toc482366764" w:history="1">
            <w:r w:rsidRPr="00A57AD5">
              <w:rPr>
                <w:rStyle w:val="Lienhypertexte"/>
                <w:noProof/>
              </w:rPr>
              <w:t>5.2.</w:t>
            </w:r>
            <w:r>
              <w:rPr>
                <w:rFonts w:asciiTheme="minorHAnsi" w:eastAsiaTheme="minorEastAsia" w:hAnsiTheme="minorHAnsi" w:cstheme="minorBidi"/>
                <w:noProof/>
                <w:lang w:eastAsia="fr-FR"/>
              </w:rPr>
              <w:tab/>
            </w:r>
            <w:r w:rsidRPr="00A57AD5">
              <w:rPr>
                <w:rStyle w:val="Lienhypertexte"/>
                <w:noProof/>
              </w:rPr>
              <w:t>Interpolation sur une grille horizontale régulière</w:t>
            </w:r>
            <w:r>
              <w:rPr>
                <w:noProof/>
                <w:webHidden/>
              </w:rPr>
              <w:tab/>
            </w:r>
            <w:r>
              <w:rPr>
                <w:noProof/>
                <w:webHidden/>
              </w:rPr>
              <w:fldChar w:fldCharType="begin"/>
            </w:r>
            <w:r>
              <w:rPr>
                <w:noProof/>
                <w:webHidden/>
              </w:rPr>
              <w:instrText xml:space="preserve"> PAGEREF _Toc482366764 \h </w:instrText>
            </w:r>
            <w:r>
              <w:rPr>
                <w:noProof/>
                <w:webHidden/>
              </w:rPr>
            </w:r>
            <w:r>
              <w:rPr>
                <w:noProof/>
                <w:webHidden/>
              </w:rPr>
              <w:fldChar w:fldCharType="separate"/>
            </w:r>
            <w:r>
              <w:rPr>
                <w:noProof/>
                <w:webHidden/>
              </w:rPr>
              <w:t>13</w:t>
            </w:r>
            <w:r>
              <w:rPr>
                <w:noProof/>
                <w:webHidden/>
              </w:rPr>
              <w:fldChar w:fldCharType="end"/>
            </w:r>
          </w:hyperlink>
        </w:p>
        <w:p w14:paraId="178DD39D" w14:textId="77777777" w:rsidR="00AD0278" w:rsidRDefault="00AD0278" w:rsidP="00AD0278">
          <w:pPr>
            <w:pStyle w:val="TM2"/>
            <w:tabs>
              <w:tab w:val="left" w:pos="880"/>
              <w:tab w:val="right" w:leader="dot" w:pos="9062"/>
            </w:tabs>
            <w:spacing w:after="0"/>
            <w:rPr>
              <w:rFonts w:asciiTheme="minorHAnsi" w:eastAsiaTheme="minorEastAsia" w:hAnsiTheme="minorHAnsi" w:cstheme="minorBidi"/>
              <w:noProof/>
              <w:lang w:eastAsia="fr-FR"/>
            </w:rPr>
          </w:pPr>
          <w:hyperlink w:anchor="_Toc482366765" w:history="1">
            <w:r w:rsidRPr="00A57AD5">
              <w:rPr>
                <w:rStyle w:val="Lienhypertexte"/>
                <w:noProof/>
              </w:rPr>
              <w:t>5.3.</w:t>
            </w:r>
            <w:r>
              <w:rPr>
                <w:rFonts w:asciiTheme="minorHAnsi" w:eastAsiaTheme="minorEastAsia" w:hAnsiTheme="minorHAnsi" w:cstheme="minorBidi"/>
                <w:noProof/>
                <w:lang w:eastAsia="fr-FR"/>
              </w:rPr>
              <w:tab/>
            </w:r>
            <w:r w:rsidRPr="00A57AD5">
              <w:rPr>
                <w:rStyle w:val="Lienhypertexte"/>
                <w:noProof/>
              </w:rPr>
              <w:t>Filtre de la marée</w:t>
            </w:r>
            <w:r>
              <w:rPr>
                <w:noProof/>
                <w:webHidden/>
              </w:rPr>
              <w:tab/>
            </w:r>
            <w:r>
              <w:rPr>
                <w:noProof/>
                <w:webHidden/>
              </w:rPr>
              <w:fldChar w:fldCharType="begin"/>
            </w:r>
            <w:r>
              <w:rPr>
                <w:noProof/>
                <w:webHidden/>
              </w:rPr>
              <w:instrText xml:space="preserve"> PAGEREF _Toc482366765 \h </w:instrText>
            </w:r>
            <w:r>
              <w:rPr>
                <w:noProof/>
                <w:webHidden/>
              </w:rPr>
            </w:r>
            <w:r>
              <w:rPr>
                <w:noProof/>
                <w:webHidden/>
              </w:rPr>
              <w:fldChar w:fldCharType="separate"/>
            </w:r>
            <w:r>
              <w:rPr>
                <w:noProof/>
                <w:webHidden/>
              </w:rPr>
              <w:t>13</w:t>
            </w:r>
            <w:r>
              <w:rPr>
                <w:noProof/>
                <w:webHidden/>
              </w:rPr>
              <w:fldChar w:fldCharType="end"/>
            </w:r>
          </w:hyperlink>
        </w:p>
        <w:p w14:paraId="36FBE99B" w14:textId="77777777" w:rsidR="00AD0278" w:rsidRDefault="00AD0278" w:rsidP="00AD0278">
          <w:pPr>
            <w:pStyle w:val="TM2"/>
            <w:tabs>
              <w:tab w:val="left" w:pos="880"/>
              <w:tab w:val="right" w:leader="dot" w:pos="9062"/>
            </w:tabs>
            <w:spacing w:after="0"/>
            <w:rPr>
              <w:rFonts w:asciiTheme="minorHAnsi" w:eastAsiaTheme="minorEastAsia" w:hAnsiTheme="minorHAnsi" w:cstheme="minorBidi"/>
              <w:noProof/>
              <w:lang w:eastAsia="fr-FR"/>
            </w:rPr>
          </w:pPr>
          <w:hyperlink w:anchor="_Toc482366766" w:history="1">
            <w:r w:rsidRPr="00A57AD5">
              <w:rPr>
                <w:rStyle w:val="Lienhypertexte"/>
                <w:noProof/>
                <w:lang w:val="en-US"/>
              </w:rPr>
              <w:t>5.4.</w:t>
            </w:r>
            <w:r>
              <w:rPr>
                <w:rFonts w:asciiTheme="minorHAnsi" w:eastAsiaTheme="minorEastAsia" w:hAnsiTheme="minorHAnsi" w:cstheme="minorBidi"/>
                <w:noProof/>
                <w:lang w:eastAsia="fr-FR"/>
              </w:rPr>
              <w:tab/>
            </w:r>
            <w:r w:rsidRPr="00A57AD5">
              <w:rPr>
                <w:rStyle w:val="Lienhypertexte"/>
                <w:noProof/>
                <w:lang w:val="en-US"/>
              </w:rPr>
              <w:t>Ré-échantillonnage</w:t>
            </w:r>
            <w:r>
              <w:rPr>
                <w:noProof/>
                <w:webHidden/>
              </w:rPr>
              <w:tab/>
            </w:r>
            <w:r>
              <w:rPr>
                <w:noProof/>
                <w:webHidden/>
              </w:rPr>
              <w:fldChar w:fldCharType="begin"/>
            </w:r>
            <w:r>
              <w:rPr>
                <w:noProof/>
                <w:webHidden/>
              </w:rPr>
              <w:instrText xml:space="preserve"> PAGEREF _Toc482366766 \h </w:instrText>
            </w:r>
            <w:r>
              <w:rPr>
                <w:noProof/>
                <w:webHidden/>
              </w:rPr>
            </w:r>
            <w:r>
              <w:rPr>
                <w:noProof/>
                <w:webHidden/>
              </w:rPr>
              <w:fldChar w:fldCharType="separate"/>
            </w:r>
            <w:r>
              <w:rPr>
                <w:noProof/>
                <w:webHidden/>
              </w:rPr>
              <w:t>13</w:t>
            </w:r>
            <w:r>
              <w:rPr>
                <w:noProof/>
                <w:webHidden/>
              </w:rPr>
              <w:fldChar w:fldCharType="end"/>
            </w:r>
          </w:hyperlink>
        </w:p>
        <w:p w14:paraId="793DA24B" w14:textId="77777777" w:rsidR="00AD0278" w:rsidRDefault="00AD0278" w:rsidP="00AD0278">
          <w:pPr>
            <w:pStyle w:val="TM1"/>
            <w:rPr>
              <w:rFonts w:asciiTheme="minorHAnsi" w:eastAsiaTheme="minorEastAsia" w:hAnsiTheme="minorHAnsi" w:cstheme="minorBidi"/>
              <w:noProof/>
              <w:lang w:eastAsia="fr-FR"/>
            </w:rPr>
          </w:pPr>
          <w:hyperlink w:anchor="_Toc482366767" w:history="1">
            <w:r w:rsidRPr="00A57AD5">
              <w:rPr>
                <w:rStyle w:val="Lienhypertexte"/>
                <w:noProof/>
              </w:rPr>
              <w:t>6.</w:t>
            </w:r>
            <w:r>
              <w:rPr>
                <w:rFonts w:asciiTheme="minorHAnsi" w:eastAsiaTheme="minorEastAsia" w:hAnsiTheme="minorHAnsi" w:cstheme="minorBidi"/>
                <w:noProof/>
                <w:lang w:eastAsia="fr-FR"/>
              </w:rPr>
              <w:tab/>
            </w:r>
            <w:r w:rsidRPr="00A57AD5">
              <w:rPr>
                <w:rStyle w:val="Lienhypertexte"/>
                <w:noProof/>
              </w:rPr>
              <w:t>Résultats</w:t>
            </w:r>
            <w:r>
              <w:rPr>
                <w:noProof/>
                <w:webHidden/>
              </w:rPr>
              <w:tab/>
            </w:r>
            <w:r>
              <w:rPr>
                <w:noProof/>
                <w:webHidden/>
              </w:rPr>
              <w:fldChar w:fldCharType="begin"/>
            </w:r>
            <w:r>
              <w:rPr>
                <w:noProof/>
                <w:webHidden/>
              </w:rPr>
              <w:instrText xml:space="preserve"> PAGEREF _Toc482366767 \h </w:instrText>
            </w:r>
            <w:r>
              <w:rPr>
                <w:noProof/>
                <w:webHidden/>
              </w:rPr>
            </w:r>
            <w:r>
              <w:rPr>
                <w:noProof/>
                <w:webHidden/>
              </w:rPr>
              <w:fldChar w:fldCharType="separate"/>
            </w:r>
            <w:r>
              <w:rPr>
                <w:noProof/>
                <w:webHidden/>
              </w:rPr>
              <w:t>13</w:t>
            </w:r>
            <w:r>
              <w:rPr>
                <w:noProof/>
                <w:webHidden/>
              </w:rPr>
              <w:fldChar w:fldCharType="end"/>
            </w:r>
          </w:hyperlink>
        </w:p>
        <w:p w14:paraId="4C87FFEC" w14:textId="77777777" w:rsidR="00AD0278" w:rsidRDefault="00AD0278" w:rsidP="00AD0278">
          <w:pPr>
            <w:pStyle w:val="TM1"/>
            <w:rPr>
              <w:rFonts w:asciiTheme="minorHAnsi" w:eastAsiaTheme="minorEastAsia" w:hAnsiTheme="minorHAnsi" w:cstheme="minorBidi"/>
              <w:noProof/>
              <w:lang w:eastAsia="fr-FR"/>
            </w:rPr>
          </w:pPr>
          <w:hyperlink w:anchor="_Toc482366768" w:history="1">
            <w:r w:rsidRPr="00A57AD5">
              <w:rPr>
                <w:rStyle w:val="Lienhypertexte"/>
                <w:noProof/>
              </w:rPr>
              <w:t>7.</w:t>
            </w:r>
            <w:r>
              <w:rPr>
                <w:rFonts w:asciiTheme="minorHAnsi" w:eastAsiaTheme="minorEastAsia" w:hAnsiTheme="minorHAnsi" w:cstheme="minorBidi"/>
                <w:noProof/>
                <w:lang w:eastAsia="fr-FR"/>
              </w:rPr>
              <w:tab/>
            </w:r>
            <w:r w:rsidRPr="00A57AD5">
              <w:rPr>
                <w:rStyle w:val="Lienhypertexte"/>
                <w:noProof/>
              </w:rPr>
              <w:t>Combinaison des ADCP « up » et « down »</w:t>
            </w:r>
            <w:r>
              <w:rPr>
                <w:noProof/>
                <w:webHidden/>
              </w:rPr>
              <w:tab/>
            </w:r>
            <w:r>
              <w:rPr>
                <w:noProof/>
                <w:webHidden/>
              </w:rPr>
              <w:fldChar w:fldCharType="begin"/>
            </w:r>
            <w:r>
              <w:rPr>
                <w:noProof/>
                <w:webHidden/>
              </w:rPr>
              <w:instrText xml:space="preserve"> PAGEREF _Toc482366768 \h </w:instrText>
            </w:r>
            <w:r>
              <w:rPr>
                <w:noProof/>
                <w:webHidden/>
              </w:rPr>
            </w:r>
            <w:r>
              <w:rPr>
                <w:noProof/>
                <w:webHidden/>
              </w:rPr>
              <w:fldChar w:fldCharType="separate"/>
            </w:r>
            <w:r>
              <w:rPr>
                <w:noProof/>
                <w:webHidden/>
              </w:rPr>
              <w:t>14</w:t>
            </w:r>
            <w:r>
              <w:rPr>
                <w:noProof/>
                <w:webHidden/>
              </w:rPr>
              <w:fldChar w:fldCharType="end"/>
            </w:r>
          </w:hyperlink>
        </w:p>
        <w:p w14:paraId="1871D123" w14:textId="77777777" w:rsidR="00AD0278" w:rsidRDefault="00AD0278" w:rsidP="00AD0278">
          <w:pPr>
            <w:pStyle w:val="TM2"/>
            <w:tabs>
              <w:tab w:val="left" w:pos="880"/>
              <w:tab w:val="right" w:leader="dot" w:pos="9062"/>
            </w:tabs>
            <w:spacing w:after="0"/>
            <w:rPr>
              <w:rFonts w:asciiTheme="minorHAnsi" w:eastAsiaTheme="minorEastAsia" w:hAnsiTheme="minorHAnsi" w:cstheme="minorBidi"/>
              <w:noProof/>
              <w:lang w:eastAsia="fr-FR"/>
            </w:rPr>
          </w:pPr>
          <w:hyperlink w:anchor="_Toc482366769" w:history="1">
            <w:r w:rsidRPr="00A57AD5">
              <w:rPr>
                <w:rStyle w:val="Lienhypertexte"/>
                <w:noProof/>
              </w:rPr>
              <w:t>7.1.</w:t>
            </w:r>
            <w:r>
              <w:rPr>
                <w:rFonts w:asciiTheme="minorHAnsi" w:eastAsiaTheme="minorEastAsia" w:hAnsiTheme="minorHAnsi" w:cstheme="minorBidi"/>
                <w:noProof/>
                <w:lang w:eastAsia="fr-FR"/>
              </w:rPr>
              <w:tab/>
            </w:r>
            <w:r w:rsidRPr="00A57AD5">
              <w:rPr>
                <w:rStyle w:val="Lienhypertexte"/>
                <w:noProof/>
              </w:rPr>
              <w:t>Chargement des données d’entrée</w:t>
            </w:r>
            <w:r>
              <w:rPr>
                <w:noProof/>
                <w:webHidden/>
              </w:rPr>
              <w:tab/>
            </w:r>
            <w:r>
              <w:rPr>
                <w:noProof/>
                <w:webHidden/>
              </w:rPr>
              <w:fldChar w:fldCharType="begin"/>
            </w:r>
            <w:r>
              <w:rPr>
                <w:noProof/>
                <w:webHidden/>
              </w:rPr>
              <w:instrText xml:space="preserve"> PAGEREF _Toc482366769 \h </w:instrText>
            </w:r>
            <w:r>
              <w:rPr>
                <w:noProof/>
                <w:webHidden/>
              </w:rPr>
            </w:r>
            <w:r>
              <w:rPr>
                <w:noProof/>
                <w:webHidden/>
              </w:rPr>
              <w:fldChar w:fldCharType="separate"/>
            </w:r>
            <w:r>
              <w:rPr>
                <w:noProof/>
                <w:webHidden/>
              </w:rPr>
              <w:t>14</w:t>
            </w:r>
            <w:r>
              <w:rPr>
                <w:noProof/>
                <w:webHidden/>
              </w:rPr>
              <w:fldChar w:fldCharType="end"/>
            </w:r>
          </w:hyperlink>
        </w:p>
        <w:p w14:paraId="6170DB5E" w14:textId="77777777" w:rsidR="00AD0278" w:rsidRDefault="00AD0278" w:rsidP="00AD0278">
          <w:pPr>
            <w:pStyle w:val="TM2"/>
            <w:tabs>
              <w:tab w:val="left" w:pos="880"/>
              <w:tab w:val="right" w:leader="dot" w:pos="9062"/>
            </w:tabs>
            <w:spacing w:after="0"/>
            <w:rPr>
              <w:rFonts w:asciiTheme="minorHAnsi" w:eastAsiaTheme="minorEastAsia" w:hAnsiTheme="minorHAnsi" w:cstheme="minorBidi"/>
              <w:noProof/>
              <w:lang w:eastAsia="fr-FR"/>
            </w:rPr>
          </w:pPr>
          <w:hyperlink w:anchor="_Toc482366770" w:history="1">
            <w:r w:rsidRPr="00A57AD5">
              <w:rPr>
                <w:rStyle w:val="Lienhypertexte"/>
                <w:noProof/>
              </w:rPr>
              <w:t>7.2.</w:t>
            </w:r>
            <w:r>
              <w:rPr>
                <w:rFonts w:asciiTheme="minorHAnsi" w:eastAsiaTheme="minorEastAsia" w:hAnsiTheme="minorHAnsi" w:cstheme="minorBidi"/>
                <w:noProof/>
                <w:lang w:eastAsia="fr-FR"/>
              </w:rPr>
              <w:tab/>
            </w:r>
            <w:r w:rsidRPr="00A57AD5">
              <w:rPr>
                <w:rStyle w:val="Lienhypertexte"/>
                <w:noProof/>
              </w:rPr>
              <w:t>Calcul de la distance entre la première mesure « up » et la première « down »</w:t>
            </w:r>
            <w:r>
              <w:rPr>
                <w:noProof/>
                <w:webHidden/>
              </w:rPr>
              <w:tab/>
            </w:r>
            <w:r>
              <w:rPr>
                <w:noProof/>
                <w:webHidden/>
              </w:rPr>
              <w:fldChar w:fldCharType="begin"/>
            </w:r>
            <w:r>
              <w:rPr>
                <w:noProof/>
                <w:webHidden/>
              </w:rPr>
              <w:instrText xml:space="preserve"> PAGEREF _Toc482366770 \h </w:instrText>
            </w:r>
            <w:r>
              <w:rPr>
                <w:noProof/>
                <w:webHidden/>
              </w:rPr>
            </w:r>
            <w:r>
              <w:rPr>
                <w:noProof/>
                <w:webHidden/>
              </w:rPr>
              <w:fldChar w:fldCharType="separate"/>
            </w:r>
            <w:r>
              <w:rPr>
                <w:noProof/>
                <w:webHidden/>
              </w:rPr>
              <w:t>15</w:t>
            </w:r>
            <w:r>
              <w:rPr>
                <w:noProof/>
                <w:webHidden/>
              </w:rPr>
              <w:fldChar w:fldCharType="end"/>
            </w:r>
          </w:hyperlink>
        </w:p>
        <w:p w14:paraId="419C9312" w14:textId="77777777" w:rsidR="00AD0278" w:rsidRDefault="00AD0278" w:rsidP="00AD0278">
          <w:pPr>
            <w:pStyle w:val="TM2"/>
            <w:tabs>
              <w:tab w:val="left" w:pos="880"/>
              <w:tab w:val="right" w:leader="dot" w:pos="9062"/>
            </w:tabs>
            <w:spacing w:after="0"/>
            <w:rPr>
              <w:rFonts w:asciiTheme="minorHAnsi" w:eastAsiaTheme="minorEastAsia" w:hAnsiTheme="minorHAnsi" w:cstheme="minorBidi"/>
              <w:noProof/>
              <w:lang w:eastAsia="fr-FR"/>
            </w:rPr>
          </w:pPr>
          <w:hyperlink w:anchor="_Toc482366771" w:history="1">
            <w:r w:rsidRPr="00A57AD5">
              <w:rPr>
                <w:rStyle w:val="Lienhypertexte"/>
                <w:noProof/>
              </w:rPr>
              <w:t>7.3.</w:t>
            </w:r>
            <w:r>
              <w:rPr>
                <w:rFonts w:asciiTheme="minorHAnsi" w:eastAsiaTheme="minorEastAsia" w:hAnsiTheme="minorHAnsi" w:cstheme="minorBidi"/>
                <w:noProof/>
                <w:lang w:eastAsia="fr-FR"/>
              </w:rPr>
              <w:tab/>
            </w:r>
            <w:r w:rsidRPr="00A57AD5">
              <w:rPr>
                <w:rStyle w:val="Lienhypertexte"/>
                <w:noProof/>
              </w:rPr>
              <w:t>Traitement</w:t>
            </w:r>
            <w:r>
              <w:rPr>
                <w:noProof/>
                <w:webHidden/>
              </w:rPr>
              <w:tab/>
            </w:r>
            <w:r>
              <w:rPr>
                <w:noProof/>
                <w:webHidden/>
              </w:rPr>
              <w:fldChar w:fldCharType="begin"/>
            </w:r>
            <w:r>
              <w:rPr>
                <w:noProof/>
                <w:webHidden/>
              </w:rPr>
              <w:instrText xml:space="preserve"> PAGEREF _Toc482366771 \h </w:instrText>
            </w:r>
            <w:r>
              <w:rPr>
                <w:noProof/>
                <w:webHidden/>
              </w:rPr>
            </w:r>
            <w:r>
              <w:rPr>
                <w:noProof/>
                <w:webHidden/>
              </w:rPr>
              <w:fldChar w:fldCharType="separate"/>
            </w:r>
            <w:r>
              <w:rPr>
                <w:noProof/>
                <w:webHidden/>
              </w:rPr>
              <w:t>15</w:t>
            </w:r>
            <w:r>
              <w:rPr>
                <w:noProof/>
                <w:webHidden/>
              </w:rPr>
              <w:fldChar w:fldCharType="end"/>
            </w:r>
          </w:hyperlink>
        </w:p>
        <w:p w14:paraId="2EC2DEED" w14:textId="77777777" w:rsidR="00AD0278" w:rsidRDefault="00AD0278" w:rsidP="00AD0278">
          <w:pPr>
            <w:pStyle w:val="TM2"/>
            <w:tabs>
              <w:tab w:val="left" w:pos="880"/>
              <w:tab w:val="right" w:leader="dot" w:pos="9062"/>
            </w:tabs>
            <w:spacing w:after="0"/>
            <w:rPr>
              <w:rFonts w:asciiTheme="minorHAnsi" w:eastAsiaTheme="minorEastAsia" w:hAnsiTheme="minorHAnsi" w:cstheme="minorBidi"/>
              <w:noProof/>
              <w:lang w:eastAsia="fr-FR"/>
            </w:rPr>
          </w:pPr>
          <w:hyperlink w:anchor="_Toc482366772" w:history="1">
            <w:r w:rsidRPr="00A57AD5">
              <w:rPr>
                <w:rStyle w:val="Lienhypertexte"/>
                <w:noProof/>
              </w:rPr>
              <w:t>7.4.</w:t>
            </w:r>
            <w:r>
              <w:rPr>
                <w:rFonts w:asciiTheme="minorHAnsi" w:eastAsiaTheme="minorEastAsia" w:hAnsiTheme="minorHAnsi" w:cstheme="minorBidi"/>
                <w:noProof/>
                <w:lang w:eastAsia="fr-FR"/>
              </w:rPr>
              <w:tab/>
            </w:r>
            <w:r w:rsidRPr="00A57AD5">
              <w:rPr>
                <w:rStyle w:val="Lienhypertexte"/>
                <w:noProof/>
              </w:rPr>
              <w:t>Résultats</w:t>
            </w:r>
            <w:r>
              <w:rPr>
                <w:noProof/>
                <w:webHidden/>
              </w:rPr>
              <w:tab/>
            </w:r>
            <w:r>
              <w:rPr>
                <w:noProof/>
                <w:webHidden/>
              </w:rPr>
              <w:fldChar w:fldCharType="begin"/>
            </w:r>
            <w:r>
              <w:rPr>
                <w:noProof/>
                <w:webHidden/>
              </w:rPr>
              <w:instrText xml:space="preserve"> PAGEREF _Toc482366772 \h </w:instrText>
            </w:r>
            <w:r>
              <w:rPr>
                <w:noProof/>
                <w:webHidden/>
              </w:rPr>
            </w:r>
            <w:r>
              <w:rPr>
                <w:noProof/>
                <w:webHidden/>
              </w:rPr>
              <w:fldChar w:fldCharType="separate"/>
            </w:r>
            <w:r>
              <w:rPr>
                <w:noProof/>
                <w:webHidden/>
              </w:rPr>
              <w:t>16</w:t>
            </w:r>
            <w:r>
              <w:rPr>
                <w:noProof/>
                <w:webHidden/>
              </w:rPr>
              <w:fldChar w:fldCharType="end"/>
            </w:r>
          </w:hyperlink>
        </w:p>
        <w:p w14:paraId="04EEE538" w14:textId="77777777" w:rsidR="00AD0278" w:rsidRDefault="00AD0278" w:rsidP="00AD0278">
          <w:pPr>
            <w:pStyle w:val="TM1"/>
            <w:rPr>
              <w:rFonts w:asciiTheme="minorHAnsi" w:eastAsiaTheme="minorEastAsia" w:hAnsiTheme="minorHAnsi" w:cstheme="minorBidi"/>
              <w:noProof/>
              <w:lang w:eastAsia="fr-FR"/>
            </w:rPr>
          </w:pPr>
          <w:hyperlink w:anchor="_Toc482366773" w:history="1">
            <w:r w:rsidRPr="00A57AD5">
              <w:rPr>
                <w:rStyle w:val="Lienhypertexte"/>
                <w:noProof/>
              </w:rPr>
              <w:t>8.</w:t>
            </w:r>
            <w:r>
              <w:rPr>
                <w:rFonts w:asciiTheme="minorHAnsi" w:eastAsiaTheme="minorEastAsia" w:hAnsiTheme="minorHAnsi" w:cstheme="minorBidi"/>
                <w:noProof/>
                <w:lang w:eastAsia="fr-FR"/>
              </w:rPr>
              <w:tab/>
            </w:r>
            <w:r w:rsidRPr="00A57AD5">
              <w:rPr>
                <w:rStyle w:val="Lienhypertexte"/>
                <w:noProof/>
              </w:rPr>
              <w:t>Calcul du backscatter relatif (optionnel)</w:t>
            </w:r>
            <w:r>
              <w:rPr>
                <w:noProof/>
                <w:webHidden/>
              </w:rPr>
              <w:tab/>
            </w:r>
            <w:r>
              <w:rPr>
                <w:noProof/>
                <w:webHidden/>
              </w:rPr>
              <w:fldChar w:fldCharType="begin"/>
            </w:r>
            <w:r>
              <w:rPr>
                <w:noProof/>
                <w:webHidden/>
              </w:rPr>
              <w:instrText xml:space="preserve"> PAGEREF _Toc482366773 \h </w:instrText>
            </w:r>
            <w:r>
              <w:rPr>
                <w:noProof/>
                <w:webHidden/>
              </w:rPr>
            </w:r>
            <w:r>
              <w:rPr>
                <w:noProof/>
                <w:webHidden/>
              </w:rPr>
              <w:fldChar w:fldCharType="separate"/>
            </w:r>
            <w:r>
              <w:rPr>
                <w:noProof/>
                <w:webHidden/>
              </w:rPr>
              <w:t>16</w:t>
            </w:r>
            <w:r>
              <w:rPr>
                <w:noProof/>
                <w:webHidden/>
              </w:rPr>
              <w:fldChar w:fldCharType="end"/>
            </w:r>
          </w:hyperlink>
        </w:p>
        <w:p w14:paraId="5BDC54E2" w14:textId="77777777" w:rsidR="00AD0278" w:rsidRDefault="00AD0278" w:rsidP="00AD0278">
          <w:pPr>
            <w:pStyle w:val="TM1"/>
            <w:rPr>
              <w:rFonts w:asciiTheme="minorHAnsi" w:eastAsiaTheme="minorEastAsia" w:hAnsiTheme="minorHAnsi" w:cstheme="minorBidi"/>
              <w:noProof/>
              <w:lang w:eastAsia="fr-FR"/>
            </w:rPr>
          </w:pPr>
          <w:hyperlink w:anchor="_Toc482366774" w:history="1">
            <w:r w:rsidRPr="00A57AD5">
              <w:rPr>
                <w:rStyle w:val="Lienhypertexte"/>
                <w:noProof/>
              </w:rPr>
              <w:t>9.</w:t>
            </w:r>
            <w:r>
              <w:rPr>
                <w:rFonts w:asciiTheme="minorHAnsi" w:eastAsiaTheme="minorEastAsia" w:hAnsiTheme="minorHAnsi" w:cstheme="minorBidi"/>
                <w:noProof/>
                <w:lang w:eastAsia="fr-FR"/>
              </w:rPr>
              <w:tab/>
            </w:r>
            <w:r w:rsidRPr="00A57AD5">
              <w:rPr>
                <w:rStyle w:val="Lienhypertexte"/>
                <w:noProof/>
              </w:rPr>
              <w:t>Jeu de données global</w:t>
            </w:r>
            <w:r>
              <w:rPr>
                <w:noProof/>
                <w:webHidden/>
              </w:rPr>
              <w:tab/>
            </w:r>
            <w:r>
              <w:rPr>
                <w:noProof/>
                <w:webHidden/>
              </w:rPr>
              <w:fldChar w:fldCharType="begin"/>
            </w:r>
            <w:r>
              <w:rPr>
                <w:noProof/>
                <w:webHidden/>
              </w:rPr>
              <w:instrText xml:space="preserve"> PAGEREF _Toc482366774 \h </w:instrText>
            </w:r>
            <w:r>
              <w:rPr>
                <w:noProof/>
                <w:webHidden/>
              </w:rPr>
            </w:r>
            <w:r>
              <w:rPr>
                <w:noProof/>
                <w:webHidden/>
              </w:rPr>
              <w:fldChar w:fldCharType="separate"/>
            </w:r>
            <w:r>
              <w:rPr>
                <w:noProof/>
                <w:webHidden/>
              </w:rPr>
              <w:t>16</w:t>
            </w:r>
            <w:r>
              <w:rPr>
                <w:noProof/>
                <w:webHidden/>
              </w:rPr>
              <w:fldChar w:fldCharType="end"/>
            </w:r>
          </w:hyperlink>
        </w:p>
        <w:p w14:paraId="2EB13D24" w14:textId="77777777" w:rsidR="00AD0278" w:rsidRDefault="00AD0278" w:rsidP="00AD0278">
          <w:pPr>
            <w:pStyle w:val="TM2"/>
            <w:tabs>
              <w:tab w:val="left" w:pos="880"/>
              <w:tab w:val="right" w:leader="dot" w:pos="9062"/>
            </w:tabs>
            <w:spacing w:after="0"/>
            <w:rPr>
              <w:rFonts w:asciiTheme="minorHAnsi" w:eastAsiaTheme="minorEastAsia" w:hAnsiTheme="minorHAnsi" w:cstheme="minorBidi"/>
              <w:noProof/>
              <w:lang w:eastAsia="fr-FR"/>
            </w:rPr>
          </w:pPr>
          <w:hyperlink w:anchor="_Toc482366775" w:history="1">
            <w:r w:rsidRPr="00A57AD5">
              <w:rPr>
                <w:rStyle w:val="Lienhypertexte"/>
                <w:noProof/>
              </w:rPr>
              <w:t>9.1.</w:t>
            </w:r>
            <w:r>
              <w:rPr>
                <w:rFonts w:asciiTheme="minorHAnsi" w:eastAsiaTheme="minorEastAsia" w:hAnsiTheme="minorHAnsi" w:cstheme="minorBidi"/>
                <w:noProof/>
                <w:lang w:eastAsia="fr-FR"/>
              </w:rPr>
              <w:tab/>
            </w:r>
            <w:r w:rsidRPr="00A57AD5">
              <w:rPr>
                <w:rStyle w:val="Lienhypertexte"/>
                <w:noProof/>
              </w:rPr>
              <w:t>Ajouter un jeu de données à la série temporelle</w:t>
            </w:r>
            <w:r>
              <w:rPr>
                <w:noProof/>
                <w:webHidden/>
              </w:rPr>
              <w:tab/>
            </w:r>
            <w:r>
              <w:rPr>
                <w:noProof/>
                <w:webHidden/>
              </w:rPr>
              <w:fldChar w:fldCharType="begin"/>
            </w:r>
            <w:r>
              <w:rPr>
                <w:noProof/>
                <w:webHidden/>
              </w:rPr>
              <w:instrText xml:space="preserve"> PAGEREF _Toc482366775 \h </w:instrText>
            </w:r>
            <w:r>
              <w:rPr>
                <w:noProof/>
                <w:webHidden/>
              </w:rPr>
            </w:r>
            <w:r>
              <w:rPr>
                <w:noProof/>
                <w:webHidden/>
              </w:rPr>
              <w:fldChar w:fldCharType="separate"/>
            </w:r>
            <w:r>
              <w:rPr>
                <w:noProof/>
                <w:webHidden/>
              </w:rPr>
              <w:t>16</w:t>
            </w:r>
            <w:r>
              <w:rPr>
                <w:noProof/>
                <w:webHidden/>
              </w:rPr>
              <w:fldChar w:fldCharType="end"/>
            </w:r>
          </w:hyperlink>
        </w:p>
        <w:p w14:paraId="60835C27" w14:textId="77777777" w:rsidR="00AD0278" w:rsidRDefault="00AD0278" w:rsidP="00AD0278">
          <w:pPr>
            <w:pStyle w:val="TM2"/>
            <w:tabs>
              <w:tab w:val="left" w:pos="880"/>
              <w:tab w:val="right" w:leader="dot" w:pos="9062"/>
            </w:tabs>
            <w:spacing w:after="0"/>
            <w:rPr>
              <w:rFonts w:asciiTheme="minorHAnsi" w:eastAsiaTheme="minorEastAsia" w:hAnsiTheme="minorHAnsi" w:cstheme="minorBidi"/>
              <w:noProof/>
              <w:lang w:eastAsia="fr-FR"/>
            </w:rPr>
          </w:pPr>
          <w:hyperlink w:anchor="_Toc482366776" w:history="1">
            <w:r w:rsidRPr="00A57AD5">
              <w:rPr>
                <w:rStyle w:val="Lienhypertexte"/>
                <w:noProof/>
              </w:rPr>
              <w:t>9.2.</w:t>
            </w:r>
            <w:r>
              <w:rPr>
                <w:rFonts w:asciiTheme="minorHAnsi" w:eastAsiaTheme="minorEastAsia" w:hAnsiTheme="minorHAnsi" w:cstheme="minorBidi"/>
                <w:noProof/>
                <w:lang w:eastAsia="fr-FR"/>
              </w:rPr>
              <w:tab/>
            </w:r>
            <w:r w:rsidRPr="00A57AD5">
              <w:rPr>
                <w:rStyle w:val="Lienhypertexte"/>
                <w:noProof/>
              </w:rPr>
              <w:t>Résultats</w:t>
            </w:r>
            <w:r>
              <w:rPr>
                <w:noProof/>
                <w:webHidden/>
              </w:rPr>
              <w:tab/>
            </w:r>
            <w:r>
              <w:rPr>
                <w:noProof/>
                <w:webHidden/>
              </w:rPr>
              <w:fldChar w:fldCharType="begin"/>
            </w:r>
            <w:r>
              <w:rPr>
                <w:noProof/>
                <w:webHidden/>
              </w:rPr>
              <w:instrText xml:space="preserve"> PAGEREF _Toc482366776 \h </w:instrText>
            </w:r>
            <w:r>
              <w:rPr>
                <w:noProof/>
                <w:webHidden/>
              </w:rPr>
            </w:r>
            <w:r>
              <w:rPr>
                <w:noProof/>
                <w:webHidden/>
              </w:rPr>
              <w:fldChar w:fldCharType="separate"/>
            </w:r>
            <w:r>
              <w:rPr>
                <w:noProof/>
                <w:webHidden/>
              </w:rPr>
              <w:t>17</w:t>
            </w:r>
            <w:r>
              <w:rPr>
                <w:noProof/>
                <w:webHidden/>
              </w:rPr>
              <w:fldChar w:fldCharType="end"/>
            </w:r>
          </w:hyperlink>
        </w:p>
        <w:p w14:paraId="2A732859" w14:textId="77777777" w:rsidR="00AD0278" w:rsidRDefault="00AD0278" w:rsidP="00AD0278">
          <w:pPr>
            <w:pStyle w:val="TM1"/>
            <w:rPr>
              <w:rFonts w:asciiTheme="minorHAnsi" w:eastAsiaTheme="minorEastAsia" w:hAnsiTheme="minorHAnsi" w:cstheme="minorBidi"/>
              <w:noProof/>
              <w:lang w:eastAsia="fr-FR"/>
            </w:rPr>
          </w:pPr>
          <w:hyperlink w:anchor="_Toc482366777" w:history="1">
            <w:r w:rsidRPr="00A57AD5">
              <w:rPr>
                <w:rStyle w:val="Lienhypertexte"/>
                <w:noProof/>
              </w:rPr>
              <w:t>10.</w:t>
            </w:r>
            <w:r>
              <w:rPr>
                <w:rFonts w:asciiTheme="minorHAnsi" w:eastAsiaTheme="minorEastAsia" w:hAnsiTheme="minorHAnsi" w:cstheme="minorBidi"/>
                <w:noProof/>
                <w:lang w:eastAsia="fr-FR"/>
              </w:rPr>
              <w:tab/>
            </w:r>
            <w:r w:rsidRPr="00A57AD5">
              <w:rPr>
                <w:rStyle w:val="Lienhypertexte"/>
                <w:noProof/>
              </w:rPr>
              <w:t>Bibliographie</w:t>
            </w:r>
            <w:r>
              <w:rPr>
                <w:noProof/>
                <w:webHidden/>
              </w:rPr>
              <w:tab/>
            </w:r>
            <w:r>
              <w:rPr>
                <w:noProof/>
                <w:webHidden/>
              </w:rPr>
              <w:fldChar w:fldCharType="begin"/>
            </w:r>
            <w:r>
              <w:rPr>
                <w:noProof/>
                <w:webHidden/>
              </w:rPr>
              <w:instrText xml:space="preserve"> PAGEREF _Toc482366777 \h </w:instrText>
            </w:r>
            <w:r>
              <w:rPr>
                <w:noProof/>
                <w:webHidden/>
              </w:rPr>
            </w:r>
            <w:r>
              <w:rPr>
                <w:noProof/>
                <w:webHidden/>
              </w:rPr>
              <w:fldChar w:fldCharType="separate"/>
            </w:r>
            <w:r>
              <w:rPr>
                <w:noProof/>
                <w:webHidden/>
              </w:rPr>
              <w:t>18</w:t>
            </w:r>
            <w:r>
              <w:rPr>
                <w:noProof/>
                <w:webHidden/>
              </w:rPr>
              <w:fldChar w:fldCharType="end"/>
            </w:r>
          </w:hyperlink>
        </w:p>
        <w:p w14:paraId="1EDFB28E" w14:textId="77777777" w:rsidR="00AD0278" w:rsidRDefault="00AD0278" w:rsidP="00AD0278">
          <w:pPr>
            <w:pStyle w:val="TM1"/>
            <w:rPr>
              <w:rFonts w:asciiTheme="minorHAnsi" w:eastAsiaTheme="minorEastAsia" w:hAnsiTheme="minorHAnsi" w:cstheme="minorBidi"/>
              <w:noProof/>
              <w:lang w:eastAsia="fr-FR"/>
            </w:rPr>
          </w:pPr>
          <w:hyperlink w:anchor="_Toc482366778" w:history="1">
            <w:r w:rsidRPr="00A57AD5">
              <w:rPr>
                <w:rStyle w:val="Lienhypertexte"/>
                <w:noProof/>
              </w:rPr>
              <w:t>11.</w:t>
            </w:r>
            <w:r>
              <w:rPr>
                <w:rFonts w:asciiTheme="minorHAnsi" w:eastAsiaTheme="minorEastAsia" w:hAnsiTheme="minorHAnsi" w:cstheme="minorBidi"/>
                <w:noProof/>
                <w:lang w:eastAsia="fr-FR"/>
              </w:rPr>
              <w:tab/>
            </w:r>
            <w:r w:rsidRPr="00A57AD5">
              <w:rPr>
                <w:rStyle w:val="Lienhypertexte"/>
                <w:noProof/>
              </w:rPr>
              <w:t>Figures</w:t>
            </w:r>
            <w:r>
              <w:rPr>
                <w:noProof/>
                <w:webHidden/>
              </w:rPr>
              <w:tab/>
            </w:r>
            <w:r>
              <w:rPr>
                <w:noProof/>
                <w:webHidden/>
              </w:rPr>
              <w:fldChar w:fldCharType="begin"/>
            </w:r>
            <w:r>
              <w:rPr>
                <w:noProof/>
                <w:webHidden/>
              </w:rPr>
              <w:instrText xml:space="preserve"> PAGEREF _Toc482366778 \h </w:instrText>
            </w:r>
            <w:r>
              <w:rPr>
                <w:noProof/>
                <w:webHidden/>
              </w:rPr>
            </w:r>
            <w:r>
              <w:rPr>
                <w:noProof/>
                <w:webHidden/>
              </w:rPr>
              <w:fldChar w:fldCharType="separate"/>
            </w:r>
            <w:r>
              <w:rPr>
                <w:noProof/>
                <w:webHidden/>
              </w:rPr>
              <w:t>18</w:t>
            </w:r>
            <w:r>
              <w:rPr>
                <w:noProof/>
                <w:webHidden/>
              </w:rPr>
              <w:fldChar w:fldCharType="end"/>
            </w:r>
          </w:hyperlink>
        </w:p>
        <w:p w14:paraId="06D1AB5C" w14:textId="77777777" w:rsidR="00AD0278" w:rsidRDefault="00AD0278" w:rsidP="00AD0278">
          <w:pPr>
            <w:pStyle w:val="TM1"/>
            <w:rPr>
              <w:rFonts w:asciiTheme="minorHAnsi" w:eastAsiaTheme="minorEastAsia" w:hAnsiTheme="minorHAnsi" w:cstheme="minorBidi"/>
              <w:noProof/>
              <w:lang w:eastAsia="fr-FR"/>
            </w:rPr>
          </w:pPr>
          <w:hyperlink w:anchor="_Toc482366779" w:history="1">
            <w:r w:rsidRPr="00A57AD5">
              <w:rPr>
                <w:rStyle w:val="Lienhypertexte"/>
                <w:noProof/>
              </w:rPr>
              <w:t>12.</w:t>
            </w:r>
            <w:r>
              <w:rPr>
                <w:rFonts w:asciiTheme="minorHAnsi" w:eastAsiaTheme="minorEastAsia" w:hAnsiTheme="minorHAnsi" w:cstheme="minorBidi"/>
                <w:noProof/>
                <w:lang w:eastAsia="fr-FR"/>
              </w:rPr>
              <w:tab/>
            </w:r>
            <w:r w:rsidRPr="00A57AD5">
              <w:rPr>
                <w:rStyle w:val="Lienhypertexte"/>
                <w:noProof/>
              </w:rPr>
              <w:t>Suivi des versions de ce document</w:t>
            </w:r>
            <w:r>
              <w:rPr>
                <w:noProof/>
                <w:webHidden/>
              </w:rPr>
              <w:tab/>
            </w:r>
            <w:r>
              <w:rPr>
                <w:noProof/>
                <w:webHidden/>
              </w:rPr>
              <w:fldChar w:fldCharType="begin"/>
            </w:r>
            <w:r>
              <w:rPr>
                <w:noProof/>
                <w:webHidden/>
              </w:rPr>
              <w:instrText xml:space="preserve"> PAGEREF _Toc482366779 \h </w:instrText>
            </w:r>
            <w:r>
              <w:rPr>
                <w:noProof/>
                <w:webHidden/>
              </w:rPr>
            </w:r>
            <w:r>
              <w:rPr>
                <w:noProof/>
                <w:webHidden/>
              </w:rPr>
              <w:fldChar w:fldCharType="separate"/>
            </w:r>
            <w:r>
              <w:rPr>
                <w:noProof/>
                <w:webHidden/>
              </w:rPr>
              <w:t>18</w:t>
            </w:r>
            <w:r>
              <w:rPr>
                <w:noProof/>
                <w:webHidden/>
              </w:rPr>
              <w:fldChar w:fldCharType="end"/>
            </w:r>
          </w:hyperlink>
        </w:p>
        <w:p w14:paraId="08CB88F9" w14:textId="4CB0CCA9" w:rsidR="00E73F27" w:rsidRDefault="00051EDB" w:rsidP="00AD0278">
          <w:pPr>
            <w:pStyle w:val="TM1"/>
          </w:pPr>
          <w:r>
            <w:fldChar w:fldCharType="end"/>
          </w:r>
        </w:p>
        <w:p w14:paraId="68EF8EA6" w14:textId="77777777" w:rsidR="001044F2" w:rsidRDefault="001044F2" w:rsidP="00AD0278"/>
        <w:p w14:paraId="49407169" w14:textId="77777777" w:rsidR="001044F2" w:rsidRDefault="001044F2" w:rsidP="00AD0278"/>
        <w:p w14:paraId="484BB3B1" w14:textId="77777777" w:rsidR="001044F2" w:rsidRDefault="001044F2" w:rsidP="003C4F81"/>
        <w:p w14:paraId="1B397262" w14:textId="77777777" w:rsidR="001044F2" w:rsidRDefault="001044F2" w:rsidP="003C4F81"/>
        <w:p w14:paraId="05E5CE5B" w14:textId="77777777" w:rsidR="001044F2" w:rsidRDefault="001044F2" w:rsidP="003C4F81"/>
        <w:p w14:paraId="5C2A27BD" w14:textId="77777777" w:rsidR="001044F2" w:rsidRDefault="001044F2" w:rsidP="003C4F81"/>
        <w:p w14:paraId="58435DB8" w14:textId="77777777" w:rsidR="001044F2" w:rsidRDefault="001044F2" w:rsidP="003C4F81"/>
        <w:p w14:paraId="3F4C2D54" w14:textId="03527A66" w:rsidR="00C165B6" w:rsidRDefault="00FF2A7A" w:rsidP="003C4F81"/>
      </w:sdtContent>
    </w:sdt>
    <w:p w14:paraId="668E14C6" w14:textId="56991D5E" w:rsidR="00445CC6" w:rsidRDefault="00445CC6" w:rsidP="003C4F81">
      <w:pPr>
        <w:pStyle w:val="Titre1"/>
        <w:spacing w:before="0" w:after="0"/>
      </w:pPr>
      <w:bookmarkStart w:id="1" w:name="_Toc208734281"/>
      <w:bookmarkStart w:id="2" w:name="_Toc322350231"/>
      <w:bookmarkStart w:id="3" w:name="_Toc482366749"/>
      <w:bookmarkEnd w:id="0"/>
      <w:r>
        <w:lastRenderedPageBreak/>
        <w:t>Introduction</w:t>
      </w:r>
      <w:bookmarkEnd w:id="3"/>
    </w:p>
    <w:p w14:paraId="6904429D" w14:textId="77777777" w:rsidR="00266DE0" w:rsidRPr="00266DE0" w:rsidRDefault="00266DE0" w:rsidP="003C4F81">
      <w:pPr>
        <w:rPr>
          <w:lang w:eastAsia="en-US"/>
        </w:rPr>
      </w:pPr>
    </w:p>
    <w:p w14:paraId="27E4912E" w14:textId="664B85BF" w:rsidR="00445CC6" w:rsidRPr="00880791" w:rsidRDefault="00552631" w:rsidP="003C4F81">
      <w:pPr>
        <w:ind w:firstLine="360"/>
        <w:jc w:val="both"/>
        <w:rPr>
          <w:lang w:eastAsia="en-US"/>
        </w:rPr>
      </w:pPr>
      <w:r w:rsidRPr="00880791">
        <w:rPr>
          <w:lang w:eastAsia="en-US"/>
        </w:rPr>
        <w:t>L’objectif de ce protocole est de détailler les différe</w:t>
      </w:r>
      <w:r w:rsidR="00D91A24" w:rsidRPr="00880791">
        <w:rPr>
          <w:lang w:eastAsia="en-US"/>
        </w:rPr>
        <w:t>ntes étapes du</w:t>
      </w:r>
      <w:r w:rsidRPr="00880791">
        <w:rPr>
          <w:lang w:eastAsia="en-US"/>
        </w:rPr>
        <w:t xml:space="preserve"> traitement d</w:t>
      </w:r>
      <w:r w:rsidR="00266DE0" w:rsidRPr="00880791">
        <w:rPr>
          <w:lang w:eastAsia="en-US"/>
        </w:rPr>
        <w:t>e</w:t>
      </w:r>
      <w:r w:rsidRPr="00880791">
        <w:rPr>
          <w:lang w:eastAsia="en-US"/>
        </w:rPr>
        <w:t xml:space="preserve"> données d’</w:t>
      </w:r>
      <w:r w:rsidR="008500E4" w:rsidRPr="00880791">
        <w:rPr>
          <w:lang w:eastAsia="en-US"/>
        </w:rPr>
        <w:t xml:space="preserve">un </w:t>
      </w:r>
      <w:r w:rsidRPr="00880791">
        <w:rPr>
          <w:lang w:eastAsia="en-US"/>
        </w:rPr>
        <w:t xml:space="preserve">ADCP installé sur un mouillage. Le logiciel Matlab est requis. </w:t>
      </w:r>
    </w:p>
    <w:p w14:paraId="674278AF" w14:textId="77777777" w:rsidR="00266DE0" w:rsidRPr="00445CC6" w:rsidRDefault="00266DE0" w:rsidP="003C4F81">
      <w:pPr>
        <w:ind w:firstLine="360"/>
        <w:jc w:val="both"/>
        <w:rPr>
          <w:lang w:eastAsia="en-US"/>
        </w:rPr>
      </w:pPr>
    </w:p>
    <w:p w14:paraId="7E90B0E7" w14:textId="77777777" w:rsidR="00445CC6" w:rsidRPr="00445CC6" w:rsidRDefault="00445CC6" w:rsidP="003C4F81">
      <w:pPr>
        <w:pStyle w:val="Titre1"/>
        <w:spacing w:before="0" w:after="0"/>
      </w:pPr>
      <w:bookmarkStart w:id="4" w:name="_Toc482366750"/>
      <w:r>
        <w:t>Récupération des données</w:t>
      </w:r>
      <w:bookmarkEnd w:id="4"/>
    </w:p>
    <w:p w14:paraId="588C664F" w14:textId="77777777" w:rsidR="00445CC6" w:rsidRPr="00445CC6" w:rsidRDefault="00445CC6" w:rsidP="003C4F81">
      <w:pPr>
        <w:rPr>
          <w:lang w:eastAsia="en-US"/>
        </w:rPr>
      </w:pPr>
    </w:p>
    <w:p w14:paraId="74F995A6" w14:textId="62BBF4B7" w:rsidR="00F35D45" w:rsidRPr="00880791" w:rsidRDefault="00A83FAD" w:rsidP="003C4F81">
      <w:pPr>
        <w:ind w:firstLine="360"/>
        <w:jc w:val="both"/>
      </w:pPr>
      <w:r w:rsidRPr="00880791">
        <w:t xml:space="preserve">Veuillez-vous référer au protocole d’utilisation des ADCP RDI pour la récupération des données. </w:t>
      </w:r>
      <w:r w:rsidR="0026689B" w:rsidRPr="00880791">
        <w:t>Cf. PROTOCOLE_UTILISATION_RDI_ADCP.docx</w:t>
      </w:r>
    </w:p>
    <w:p w14:paraId="2D161353" w14:textId="77777777" w:rsidR="0026689B" w:rsidRPr="00880791" w:rsidRDefault="0026689B" w:rsidP="003C4F81">
      <w:pPr>
        <w:jc w:val="both"/>
      </w:pPr>
    </w:p>
    <w:p w14:paraId="5DAF233F" w14:textId="27DD38CB" w:rsidR="007D5BBC" w:rsidRPr="00880791" w:rsidRDefault="00640CA9" w:rsidP="003C4F81">
      <w:pPr>
        <w:ind w:firstLine="360"/>
        <w:jc w:val="both"/>
      </w:pPr>
      <w:r w:rsidRPr="00880791">
        <w:t>Vous devez r</w:t>
      </w:r>
      <w:r w:rsidR="00C34857" w:rsidRPr="00880791">
        <w:t xml:space="preserve">écupérer le fichier </w:t>
      </w:r>
      <w:r w:rsidRPr="00880791">
        <w:t>*</w:t>
      </w:r>
      <w:r w:rsidR="005375D4" w:rsidRPr="00880791">
        <w:t>.000</w:t>
      </w:r>
      <w:r w:rsidR="00C02211" w:rsidRPr="00880791">
        <w:t xml:space="preserve"> après récupération de l’ADCP.</w:t>
      </w:r>
      <w:r w:rsidRPr="00880791">
        <w:t xml:space="preserve"> </w:t>
      </w:r>
      <w:r w:rsidR="007D5BBC" w:rsidRPr="00880791">
        <w:t xml:space="preserve">Les fichiers </w:t>
      </w:r>
      <w:r w:rsidRPr="00880791">
        <w:t>*</w:t>
      </w:r>
      <w:r w:rsidR="007D5BBC" w:rsidRPr="00880791">
        <w:t>.000 contiennent les données brutes enregistrées par l’ADCP.</w:t>
      </w:r>
    </w:p>
    <w:p w14:paraId="22E81822" w14:textId="77777777" w:rsidR="002A041C" w:rsidRPr="00A2557E" w:rsidRDefault="002A041C" w:rsidP="003C4F81">
      <w:pPr>
        <w:jc w:val="both"/>
        <w:rPr>
          <w:sz w:val="24"/>
          <w:szCs w:val="24"/>
        </w:rPr>
      </w:pPr>
    </w:p>
    <w:p w14:paraId="3A1A9B62" w14:textId="4D20D93F" w:rsidR="00445CC6" w:rsidRDefault="00CE6B47" w:rsidP="003C4F81">
      <w:pPr>
        <w:pStyle w:val="Titre1"/>
        <w:spacing w:before="0" w:after="0"/>
      </w:pPr>
      <w:bookmarkStart w:id="5" w:name="_Toc482366751"/>
      <w:r>
        <w:t>Prétraitements</w:t>
      </w:r>
      <w:bookmarkEnd w:id="5"/>
    </w:p>
    <w:p w14:paraId="598E1056" w14:textId="77777777" w:rsidR="00D85921" w:rsidRDefault="00D85921" w:rsidP="003C4F81">
      <w:pPr>
        <w:rPr>
          <w:lang w:eastAsia="en-US"/>
        </w:rPr>
      </w:pPr>
    </w:p>
    <w:p w14:paraId="6AE00D1F" w14:textId="77777777" w:rsidR="00D85921" w:rsidRDefault="00D85921" w:rsidP="003C4F81">
      <w:pPr>
        <w:pStyle w:val="Titre2"/>
        <w:spacing w:before="0" w:after="0"/>
      </w:pPr>
      <w:bookmarkStart w:id="6" w:name="_Toc482366752"/>
      <w:r>
        <w:t>Librairies MATLAB à installer</w:t>
      </w:r>
      <w:bookmarkEnd w:id="6"/>
    </w:p>
    <w:p w14:paraId="3A15A176" w14:textId="77777777" w:rsidR="00D85921" w:rsidRPr="00D85921" w:rsidRDefault="00D85921" w:rsidP="003C4F81">
      <w:pPr>
        <w:ind w:left="360"/>
        <w:rPr>
          <w:lang w:eastAsia="en-US"/>
        </w:rPr>
      </w:pPr>
    </w:p>
    <w:p w14:paraId="3F47E739" w14:textId="498009C3" w:rsidR="0042294E" w:rsidRPr="00880791" w:rsidRDefault="00800CB9" w:rsidP="003C4F81">
      <w:pPr>
        <w:ind w:firstLine="360"/>
        <w:rPr>
          <w:lang w:eastAsia="en-US"/>
        </w:rPr>
      </w:pPr>
      <w:r w:rsidRPr="00880791">
        <w:rPr>
          <w:lang w:eastAsia="en-US"/>
        </w:rPr>
        <w:t>Vous devez avoir</w:t>
      </w:r>
      <w:r w:rsidR="00B2761C" w:rsidRPr="00880791">
        <w:rPr>
          <w:lang w:eastAsia="en-US"/>
        </w:rPr>
        <w:t xml:space="preserve"> les programmes</w:t>
      </w:r>
      <w:r w:rsidR="00824C5B" w:rsidRPr="00880791">
        <w:rPr>
          <w:lang w:eastAsia="en-US"/>
        </w:rPr>
        <w:t xml:space="preserve"> et</w:t>
      </w:r>
      <w:r w:rsidRPr="00880791">
        <w:rPr>
          <w:lang w:eastAsia="en-US"/>
        </w:rPr>
        <w:t xml:space="preserve"> les fonctions MATLAB</w:t>
      </w:r>
      <w:r w:rsidR="0042294E" w:rsidRPr="00880791">
        <w:rPr>
          <w:lang w:eastAsia="en-US"/>
        </w:rPr>
        <w:t xml:space="preserve"> nécessaires au traitement des données ADCP</w:t>
      </w:r>
      <w:r w:rsidRPr="00880791">
        <w:rPr>
          <w:lang w:eastAsia="en-US"/>
        </w:rPr>
        <w:t>, pour cela</w:t>
      </w:r>
      <w:r w:rsidR="0042294E" w:rsidRPr="00880791">
        <w:rPr>
          <w:lang w:eastAsia="en-US"/>
        </w:rPr>
        <w:t> :</w:t>
      </w:r>
    </w:p>
    <w:p w14:paraId="265F482C" w14:textId="77777777" w:rsidR="0042294E" w:rsidRPr="00880791" w:rsidRDefault="0042294E" w:rsidP="003C4F81">
      <w:pPr>
        <w:rPr>
          <w:lang w:eastAsia="en-US"/>
        </w:rPr>
      </w:pPr>
    </w:p>
    <w:p w14:paraId="5BB1825C" w14:textId="7F8DEF26" w:rsidR="00B27E1C" w:rsidRPr="00880791" w:rsidRDefault="00E36AA9" w:rsidP="003C4F81">
      <w:pPr>
        <w:pStyle w:val="PrformatHTML"/>
        <w:numPr>
          <w:ilvl w:val="0"/>
          <w:numId w:val="4"/>
        </w:numPr>
        <w:rPr>
          <w:rFonts w:ascii="Times New Roman" w:hAnsi="Times New Roman" w:cs="Times New Roman"/>
          <w:sz w:val="22"/>
          <w:szCs w:val="22"/>
          <w:lang w:eastAsia="en-US"/>
        </w:rPr>
      </w:pPr>
      <w:r w:rsidRPr="00880791">
        <w:rPr>
          <w:rFonts w:ascii="Times New Roman" w:hAnsi="Times New Roman" w:cs="Times New Roman"/>
          <w:sz w:val="22"/>
          <w:szCs w:val="22"/>
          <w:lang w:eastAsia="en-US"/>
        </w:rPr>
        <w:t>Aller sur l</w:t>
      </w:r>
      <w:r w:rsidR="00B27E1C" w:rsidRPr="00880791">
        <w:rPr>
          <w:rFonts w:ascii="Times New Roman" w:hAnsi="Times New Roman" w:cs="Times New Roman"/>
          <w:sz w:val="22"/>
          <w:szCs w:val="22"/>
          <w:lang w:eastAsia="en-US"/>
        </w:rPr>
        <w:t>e lien </w:t>
      </w:r>
      <w:r w:rsidRPr="00880791">
        <w:rPr>
          <w:rFonts w:ascii="Times New Roman" w:hAnsi="Times New Roman" w:cs="Times New Roman"/>
          <w:sz w:val="22"/>
          <w:szCs w:val="22"/>
          <w:lang w:eastAsia="en-US"/>
        </w:rPr>
        <w:t xml:space="preserve">suivant </w:t>
      </w:r>
      <w:r w:rsidR="00B27E1C" w:rsidRPr="00880791">
        <w:rPr>
          <w:rFonts w:ascii="Times New Roman" w:hAnsi="Times New Roman" w:cs="Times New Roman"/>
          <w:sz w:val="22"/>
          <w:szCs w:val="22"/>
          <w:lang w:eastAsia="en-US"/>
        </w:rPr>
        <w:t xml:space="preserve">: </w:t>
      </w:r>
      <w:hyperlink r:id="rId8" w:history="1">
        <w:r w:rsidR="00B27E1C" w:rsidRPr="00880791">
          <w:rPr>
            <w:rFonts w:ascii="Times New Roman" w:hAnsi="Times New Roman" w:cs="Times New Roman"/>
            <w:sz w:val="22"/>
            <w:szCs w:val="22"/>
            <w:u w:val="single"/>
            <w:lang w:eastAsia="en-US"/>
          </w:rPr>
          <w:t>https://github.com/US191/ADCP_mooring_data_processing</w:t>
        </w:r>
      </w:hyperlink>
      <w:r w:rsidR="00B27E1C" w:rsidRPr="00880791">
        <w:rPr>
          <w:rFonts w:ascii="Times New Roman" w:hAnsi="Times New Roman" w:cs="Times New Roman"/>
          <w:sz w:val="22"/>
          <w:szCs w:val="22"/>
          <w:lang w:eastAsia="en-US"/>
        </w:rPr>
        <w:t> </w:t>
      </w:r>
    </w:p>
    <w:p w14:paraId="1EB9E043" w14:textId="6DD1D036" w:rsidR="00114B59" w:rsidRPr="00880791" w:rsidRDefault="00800CB9" w:rsidP="003C4F81">
      <w:pPr>
        <w:pStyle w:val="PrformatHTML"/>
        <w:numPr>
          <w:ilvl w:val="0"/>
          <w:numId w:val="4"/>
        </w:numPr>
        <w:rPr>
          <w:rFonts w:ascii="Times New Roman" w:hAnsi="Times New Roman" w:cs="Times New Roman"/>
          <w:sz w:val="22"/>
          <w:szCs w:val="22"/>
          <w:lang w:eastAsia="en-US"/>
        </w:rPr>
      </w:pPr>
      <w:r w:rsidRPr="00880791">
        <w:rPr>
          <w:rFonts w:ascii="Times New Roman" w:hAnsi="Times New Roman" w:cs="Times New Roman"/>
          <w:sz w:val="22"/>
          <w:szCs w:val="22"/>
          <w:lang w:eastAsia="en-US"/>
        </w:rPr>
        <w:t>Copier les répertoires</w:t>
      </w:r>
      <w:r w:rsidR="00114B59" w:rsidRPr="00880791">
        <w:rPr>
          <w:rFonts w:ascii="Times New Roman" w:hAnsi="Times New Roman" w:cs="Times New Roman"/>
          <w:sz w:val="22"/>
          <w:szCs w:val="22"/>
          <w:lang w:eastAsia="en-US"/>
        </w:rPr>
        <w:t> et les programmes suivants dans</w:t>
      </w:r>
      <w:r w:rsidR="00250048">
        <w:rPr>
          <w:rFonts w:ascii="Times New Roman" w:hAnsi="Times New Roman" w:cs="Times New Roman"/>
          <w:sz w:val="22"/>
          <w:szCs w:val="22"/>
          <w:lang w:eastAsia="en-US"/>
        </w:rPr>
        <w:t xml:space="preserve"> votre espace de travail</w:t>
      </w:r>
      <w:r w:rsidR="00527543">
        <w:rPr>
          <w:rFonts w:ascii="Times New Roman" w:hAnsi="Times New Roman" w:cs="Times New Roman"/>
          <w:sz w:val="22"/>
          <w:szCs w:val="22"/>
          <w:lang w:eastAsia="en-US"/>
        </w:rPr>
        <w:t> :</w:t>
      </w:r>
      <w:r w:rsidR="00114B59" w:rsidRPr="00880791">
        <w:rPr>
          <w:rFonts w:ascii="Times New Roman" w:hAnsi="Times New Roman" w:cs="Times New Roman"/>
          <w:sz w:val="22"/>
          <w:szCs w:val="22"/>
          <w:lang w:eastAsia="en-US"/>
        </w:rPr>
        <w:t xml:space="preserve"> </w:t>
      </w:r>
    </w:p>
    <w:p w14:paraId="634E840C" w14:textId="77777777" w:rsidR="00114B59" w:rsidRPr="00880791" w:rsidRDefault="00800CB9" w:rsidP="003C4F81">
      <w:pPr>
        <w:pStyle w:val="PrformatHTML"/>
        <w:numPr>
          <w:ilvl w:val="1"/>
          <w:numId w:val="4"/>
        </w:numPr>
        <w:rPr>
          <w:rFonts w:ascii="Times New Roman" w:hAnsi="Times New Roman" w:cs="Times New Roman"/>
          <w:sz w:val="22"/>
          <w:szCs w:val="22"/>
          <w:lang w:eastAsia="en-US"/>
        </w:rPr>
      </w:pPr>
      <w:r w:rsidRPr="00880791">
        <w:rPr>
          <w:rFonts w:ascii="Times New Roman" w:hAnsi="Times New Roman" w:cs="Times New Roman"/>
          <w:sz w:val="22"/>
          <w:szCs w:val="22"/>
          <w:lang w:eastAsia="en-US"/>
        </w:rPr>
        <w:t>« </w:t>
      </w:r>
      <w:r w:rsidRPr="00880791">
        <w:rPr>
          <w:rFonts w:ascii="Times New Roman" w:hAnsi="Times New Roman" w:cs="Times New Roman"/>
          <w:color w:val="00B0F0"/>
          <w:sz w:val="22"/>
          <w:szCs w:val="22"/>
          <w:lang w:eastAsia="en-US"/>
        </w:rPr>
        <w:t>moored_adcp_proc </w:t>
      </w:r>
      <w:r w:rsidR="00114B59" w:rsidRPr="00880791">
        <w:rPr>
          <w:rFonts w:ascii="Times New Roman" w:hAnsi="Times New Roman" w:cs="Times New Roman"/>
          <w:sz w:val="22"/>
          <w:szCs w:val="22"/>
          <w:lang w:eastAsia="en-US"/>
        </w:rPr>
        <w:t>»</w:t>
      </w:r>
    </w:p>
    <w:p w14:paraId="04130D79" w14:textId="77777777" w:rsidR="00B27E1C" w:rsidRPr="00880791" w:rsidRDefault="00800CB9" w:rsidP="003C4F81">
      <w:pPr>
        <w:pStyle w:val="PrformatHTML"/>
        <w:numPr>
          <w:ilvl w:val="1"/>
          <w:numId w:val="4"/>
        </w:numPr>
        <w:rPr>
          <w:rFonts w:ascii="Times New Roman" w:hAnsi="Times New Roman" w:cs="Times New Roman"/>
          <w:sz w:val="22"/>
          <w:szCs w:val="22"/>
          <w:lang w:val="en-US" w:eastAsia="en-US"/>
        </w:rPr>
      </w:pPr>
      <w:r w:rsidRPr="00880791">
        <w:rPr>
          <w:rFonts w:ascii="Times New Roman" w:hAnsi="Times New Roman" w:cs="Times New Roman"/>
          <w:sz w:val="22"/>
          <w:szCs w:val="22"/>
          <w:lang w:val="en-US" w:eastAsia="en-US"/>
        </w:rPr>
        <w:t>«</w:t>
      </w:r>
      <w:r w:rsidRPr="00880791">
        <w:rPr>
          <w:rFonts w:ascii="Times New Roman" w:hAnsi="Times New Roman" w:cs="Times New Roman"/>
          <w:color w:val="00B0F0"/>
          <w:sz w:val="22"/>
          <w:szCs w:val="22"/>
          <w:lang w:val="en-US" w:eastAsia="en-US"/>
        </w:rPr>
        <w:t> </w:t>
      </w:r>
      <w:r w:rsidR="0042294E" w:rsidRPr="00880791">
        <w:rPr>
          <w:rFonts w:ascii="Times New Roman" w:hAnsi="Times New Roman" w:cs="Times New Roman"/>
          <w:color w:val="00B0F0"/>
          <w:sz w:val="22"/>
          <w:szCs w:val="22"/>
          <w:lang w:val="en-US" w:eastAsia="en-US"/>
        </w:rPr>
        <w:t>backscatter</w:t>
      </w:r>
      <w:r w:rsidRPr="00880791">
        <w:rPr>
          <w:rFonts w:ascii="Times New Roman" w:hAnsi="Times New Roman" w:cs="Times New Roman"/>
          <w:color w:val="00B0F0"/>
          <w:sz w:val="22"/>
          <w:szCs w:val="22"/>
          <w:lang w:val="en-US" w:eastAsia="en-US"/>
        </w:rPr>
        <w:t> </w:t>
      </w:r>
      <w:r w:rsidRPr="00880791">
        <w:rPr>
          <w:rFonts w:ascii="Times New Roman" w:hAnsi="Times New Roman" w:cs="Times New Roman"/>
          <w:sz w:val="22"/>
          <w:szCs w:val="22"/>
          <w:lang w:val="en-US" w:eastAsia="en-US"/>
        </w:rPr>
        <w:t>»</w:t>
      </w:r>
      <w:r w:rsidR="00A91871" w:rsidRPr="00880791">
        <w:rPr>
          <w:rFonts w:ascii="Times New Roman" w:hAnsi="Times New Roman" w:cs="Times New Roman"/>
          <w:sz w:val="22"/>
          <w:szCs w:val="22"/>
          <w:lang w:val="en-US" w:eastAsia="en-US"/>
        </w:rPr>
        <w:t xml:space="preserve"> </w:t>
      </w:r>
    </w:p>
    <w:p w14:paraId="1CA0BA4A" w14:textId="77777777" w:rsidR="00B27E1C" w:rsidRPr="005321D7" w:rsidRDefault="00816AA8" w:rsidP="003C4F81">
      <w:pPr>
        <w:pStyle w:val="PrformatHTML"/>
        <w:numPr>
          <w:ilvl w:val="1"/>
          <w:numId w:val="4"/>
        </w:numPr>
        <w:rPr>
          <w:rFonts w:ascii="Times New Roman" w:hAnsi="Times New Roman" w:cs="Times New Roman"/>
          <w:sz w:val="22"/>
          <w:szCs w:val="22"/>
          <w:lang w:eastAsia="en-US"/>
        </w:rPr>
      </w:pPr>
      <w:r w:rsidRPr="005321D7">
        <w:rPr>
          <w:rFonts w:ascii="Times New Roman" w:hAnsi="Times New Roman" w:cs="Times New Roman"/>
          <w:sz w:val="22"/>
          <w:szCs w:val="22"/>
          <w:lang w:eastAsia="en-US"/>
        </w:rPr>
        <w:t>« </w:t>
      </w:r>
      <w:r w:rsidRPr="005321D7">
        <w:rPr>
          <w:rFonts w:ascii="Times New Roman" w:hAnsi="Times New Roman" w:cs="Times New Roman"/>
          <w:color w:val="00B0F0"/>
          <w:sz w:val="22"/>
          <w:szCs w:val="22"/>
          <w:lang w:eastAsia="en-US"/>
        </w:rPr>
        <w:t>merge_PIRATA_ADCP_10W.m </w:t>
      </w:r>
      <w:r w:rsidRPr="005321D7">
        <w:rPr>
          <w:rFonts w:ascii="Times New Roman" w:hAnsi="Times New Roman" w:cs="Times New Roman"/>
          <w:sz w:val="22"/>
          <w:szCs w:val="22"/>
          <w:lang w:eastAsia="en-US"/>
        </w:rPr>
        <w:t>»</w:t>
      </w:r>
      <w:r w:rsidR="00B2761C" w:rsidRPr="005321D7">
        <w:rPr>
          <w:rFonts w:ascii="Times New Roman" w:hAnsi="Times New Roman" w:cs="Times New Roman"/>
          <w:sz w:val="22"/>
          <w:szCs w:val="22"/>
          <w:lang w:eastAsia="en-US"/>
        </w:rPr>
        <w:t xml:space="preserve"> </w:t>
      </w:r>
    </w:p>
    <w:p w14:paraId="6DBD7194" w14:textId="77777777" w:rsidR="00B27E1C" w:rsidRPr="00880791" w:rsidRDefault="005D7B27" w:rsidP="003C4F81">
      <w:pPr>
        <w:pStyle w:val="PrformatHTML"/>
        <w:numPr>
          <w:ilvl w:val="1"/>
          <w:numId w:val="4"/>
        </w:numPr>
        <w:rPr>
          <w:rFonts w:ascii="Times New Roman" w:hAnsi="Times New Roman" w:cs="Times New Roman"/>
          <w:sz w:val="22"/>
          <w:szCs w:val="22"/>
          <w:lang w:eastAsia="en-US"/>
        </w:rPr>
      </w:pPr>
      <w:r w:rsidRPr="00880791">
        <w:rPr>
          <w:rFonts w:ascii="Times New Roman" w:hAnsi="Times New Roman" w:cs="Times New Roman"/>
          <w:sz w:val="22"/>
          <w:szCs w:val="22"/>
          <w:lang w:eastAsia="en-US"/>
        </w:rPr>
        <w:t>« </w:t>
      </w:r>
      <w:r w:rsidRPr="00880791">
        <w:rPr>
          <w:rFonts w:ascii="Times New Roman" w:hAnsi="Times New Roman" w:cs="Times New Roman"/>
          <w:color w:val="00B0F0"/>
          <w:sz w:val="22"/>
          <w:szCs w:val="22"/>
          <w:lang w:eastAsia="en-US"/>
        </w:rPr>
        <w:t>merge_PIRATA_ADCP_23W.m </w:t>
      </w:r>
      <w:r w:rsidRPr="00880791">
        <w:rPr>
          <w:rFonts w:ascii="Times New Roman" w:hAnsi="Times New Roman" w:cs="Times New Roman"/>
          <w:sz w:val="22"/>
          <w:szCs w:val="22"/>
          <w:lang w:eastAsia="en-US"/>
        </w:rPr>
        <w:t>»</w:t>
      </w:r>
    </w:p>
    <w:p w14:paraId="54215A83" w14:textId="77777777" w:rsidR="00B27E1C" w:rsidRPr="00880791" w:rsidRDefault="00816AA8" w:rsidP="003C4F81">
      <w:pPr>
        <w:pStyle w:val="PrformatHTML"/>
        <w:numPr>
          <w:ilvl w:val="1"/>
          <w:numId w:val="4"/>
        </w:numPr>
        <w:rPr>
          <w:rFonts w:ascii="Times New Roman" w:hAnsi="Times New Roman" w:cs="Times New Roman"/>
          <w:sz w:val="22"/>
          <w:szCs w:val="22"/>
          <w:lang w:val="en-US" w:eastAsia="en-US"/>
        </w:rPr>
      </w:pPr>
      <w:r w:rsidRPr="00880791">
        <w:rPr>
          <w:rFonts w:ascii="Times New Roman" w:hAnsi="Times New Roman" w:cs="Times New Roman"/>
          <w:sz w:val="22"/>
          <w:szCs w:val="22"/>
          <w:lang w:val="en-US" w:eastAsia="en-US"/>
        </w:rPr>
        <w:t>« </w:t>
      </w:r>
      <w:r w:rsidRPr="00880791">
        <w:rPr>
          <w:rFonts w:ascii="Times New Roman" w:hAnsi="Times New Roman" w:cs="Times New Roman"/>
          <w:color w:val="00B0F0"/>
          <w:sz w:val="22"/>
          <w:szCs w:val="22"/>
          <w:lang w:val="en-US" w:eastAsia="en-US"/>
        </w:rPr>
        <w:t>template_combine_adcp_up_and_down.m </w:t>
      </w:r>
      <w:r w:rsidRPr="00880791">
        <w:rPr>
          <w:rFonts w:ascii="Times New Roman" w:hAnsi="Times New Roman" w:cs="Times New Roman"/>
          <w:sz w:val="22"/>
          <w:szCs w:val="22"/>
          <w:lang w:val="en-US" w:eastAsia="en-US"/>
        </w:rPr>
        <w:t>»</w:t>
      </w:r>
    </w:p>
    <w:p w14:paraId="25F71A29" w14:textId="77777777" w:rsidR="00B27E1C" w:rsidRPr="00880791" w:rsidRDefault="00816AA8" w:rsidP="003C4F81">
      <w:pPr>
        <w:pStyle w:val="PrformatHTML"/>
        <w:numPr>
          <w:ilvl w:val="1"/>
          <w:numId w:val="4"/>
        </w:numPr>
        <w:rPr>
          <w:rFonts w:ascii="Times New Roman" w:hAnsi="Times New Roman" w:cs="Times New Roman"/>
          <w:sz w:val="22"/>
          <w:szCs w:val="22"/>
          <w:lang w:val="en-US" w:eastAsia="en-US"/>
        </w:rPr>
      </w:pPr>
      <w:r w:rsidRPr="00880791">
        <w:rPr>
          <w:rFonts w:ascii="Times New Roman" w:hAnsi="Times New Roman" w:cs="Times New Roman"/>
          <w:sz w:val="22"/>
          <w:szCs w:val="22"/>
          <w:lang w:val="en-US" w:eastAsia="en-US"/>
        </w:rPr>
        <w:t>« </w:t>
      </w:r>
      <w:r w:rsidRPr="00880791">
        <w:rPr>
          <w:rFonts w:ascii="Times New Roman" w:hAnsi="Times New Roman" w:cs="Times New Roman"/>
          <w:color w:val="00B0F0"/>
          <w:sz w:val="22"/>
          <w:szCs w:val="22"/>
          <w:lang w:val="en-US" w:eastAsia="en-US"/>
        </w:rPr>
        <w:t>template_get_adcp_data.m</w:t>
      </w:r>
      <w:r w:rsidR="00B27E1C" w:rsidRPr="00880791">
        <w:rPr>
          <w:rFonts w:ascii="Times New Roman" w:hAnsi="Times New Roman" w:cs="Times New Roman"/>
          <w:sz w:val="22"/>
          <w:szCs w:val="22"/>
          <w:lang w:val="en-US" w:eastAsia="en-US"/>
        </w:rPr>
        <w:t> »</w:t>
      </w:r>
    </w:p>
    <w:p w14:paraId="73522834" w14:textId="77777777" w:rsidR="00B27E1C" w:rsidRPr="00880791" w:rsidRDefault="00F7437D" w:rsidP="003C4F81">
      <w:pPr>
        <w:pStyle w:val="PrformatHTML"/>
        <w:numPr>
          <w:ilvl w:val="1"/>
          <w:numId w:val="4"/>
        </w:numPr>
        <w:rPr>
          <w:rFonts w:ascii="Times New Roman" w:hAnsi="Times New Roman" w:cs="Times New Roman"/>
          <w:sz w:val="22"/>
          <w:szCs w:val="22"/>
          <w:lang w:val="en-US" w:eastAsia="en-US"/>
        </w:rPr>
      </w:pPr>
      <w:r w:rsidRPr="00880791">
        <w:rPr>
          <w:rFonts w:ascii="Times New Roman" w:hAnsi="Times New Roman" w:cs="Times New Roman"/>
          <w:sz w:val="22"/>
          <w:szCs w:val="22"/>
          <w:lang w:val="en-US" w:eastAsia="en-US"/>
        </w:rPr>
        <w:t>« </w:t>
      </w:r>
      <w:r w:rsidRPr="00880791">
        <w:rPr>
          <w:rFonts w:ascii="Times New Roman" w:hAnsi="Times New Roman" w:cs="Times New Roman"/>
          <w:color w:val="00B0F0"/>
          <w:sz w:val="22"/>
          <w:szCs w:val="22"/>
          <w:lang w:val="en-US" w:eastAsia="en-US"/>
        </w:rPr>
        <w:t>template_get_adcp_data_down_only.m </w:t>
      </w:r>
      <w:r w:rsidRPr="00880791">
        <w:rPr>
          <w:rFonts w:ascii="Times New Roman" w:hAnsi="Times New Roman" w:cs="Times New Roman"/>
          <w:sz w:val="22"/>
          <w:szCs w:val="22"/>
          <w:lang w:val="en-US" w:eastAsia="en-US"/>
        </w:rPr>
        <w:t>»</w:t>
      </w:r>
    </w:p>
    <w:p w14:paraId="30609195" w14:textId="31DD3952" w:rsidR="00CB3CBE" w:rsidRPr="00880791" w:rsidRDefault="00F7437D" w:rsidP="003C4F81">
      <w:pPr>
        <w:pStyle w:val="PrformatHTML"/>
        <w:numPr>
          <w:ilvl w:val="1"/>
          <w:numId w:val="4"/>
        </w:numPr>
        <w:rPr>
          <w:rFonts w:ascii="Times New Roman" w:hAnsi="Times New Roman" w:cs="Times New Roman"/>
          <w:sz w:val="22"/>
          <w:szCs w:val="22"/>
          <w:lang w:val="en-US" w:eastAsia="en-US"/>
        </w:rPr>
      </w:pPr>
      <w:r w:rsidRPr="00880791">
        <w:rPr>
          <w:rFonts w:ascii="Times New Roman" w:hAnsi="Times New Roman" w:cs="Times New Roman"/>
          <w:sz w:val="22"/>
          <w:szCs w:val="22"/>
          <w:lang w:val="en-US" w:eastAsia="en-US"/>
        </w:rPr>
        <w:t>« </w:t>
      </w:r>
      <w:r w:rsidRPr="00880791">
        <w:rPr>
          <w:rFonts w:ascii="Times New Roman" w:hAnsi="Times New Roman" w:cs="Times New Roman"/>
          <w:color w:val="00B0F0"/>
          <w:sz w:val="22"/>
          <w:szCs w:val="22"/>
          <w:lang w:val="en-US" w:eastAsia="en-US"/>
        </w:rPr>
        <w:t>template_get_adcp_data_up_and_down.m </w:t>
      </w:r>
      <w:r w:rsidRPr="00880791">
        <w:rPr>
          <w:rFonts w:ascii="Times New Roman" w:hAnsi="Times New Roman" w:cs="Times New Roman"/>
          <w:sz w:val="22"/>
          <w:szCs w:val="22"/>
          <w:lang w:val="en-US" w:eastAsia="en-US"/>
        </w:rPr>
        <w:t>»</w:t>
      </w:r>
      <w:r w:rsidR="00816AA8" w:rsidRPr="00880791">
        <w:rPr>
          <w:rFonts w:ascii="Times New Roman" w:hAnsi="Times New Roman" w:cs="Times New Roman"/>
          <w:sz w:val="22"/>
          <w:szCs w:val="22"/>
          <w:lang w:val="en-US" w:eastAsia="en-US"/>
        </w:rPr>
        <w:t xml:space="preserve"> </w:t>
      </w:r>
    </w:p>
    <w:p w14:paraId="19E0DD1A" w14:textId="77777777" w:rsidR="00725F8F" w:rsidRPr="005321D7" w:rsidRDefault="00725F8F" w:rsidP="003C4F81">
      <w:pPr>
        <w:rPr>
          <w:lang w:val="en-US"/>
        </w:rPr>
      </w:pPr>
    </w:p>
    <w:p w14:paraId="24699A92" w14:textId="1EA557E1" w:rsidR="00DE5B8F" w:rsidRDefault="00B35186" w:rsidP="003C4F81">
      <w:pPr>
        <w:pStyle w:val="Titre2"/>
        <w:spacing w:before="0" w:after="0"/>
      </w:pPr>
      <w:bookmarkStart w:id="7" w:name="_Toc482366753"/>
      <w:r>
        <w:t>Saisie des paramètres spécifiques au mouillage et aux ADCP</w:t>
      </w:r>
      <w:r w:rsidR="00EB4D35">
        <w:t>s</w:t>
      </w:r>
      <w:bookmarkEnd w:id="7"/>
    </w:p>
    <w:p w14:paraId="47190A5E" w14:textId="77777777" w:rsidR="00C130A7" w:rsidRPr="00C130A7" w:rsidRDefault="00C130A7" w:rsidP="003C4F81"/>
    <w:p w14:paraId="5883669C" w14:textId="0B7C32B2" w:rsidR="005012F4" w:rsidRPr="00DE594F" w:rsidRDefault="005012F4" w:rsidP="003C4F81">
      <w:pPr>
        <w:ind w:firstLine="360"/>
        <w:jc w:val="both"/>
        <w:rPr>
          <w:lang w:eastAsia="en-US"/>
        </w:rPr>
      </w:pPr>
      <w:r w:rsidRPr="00DE594F">
        <w:rPr>
          <w:lang w:eastAsia="en-US"/>
        </w:rPr>
        <w:t xml:space="preserve">Afin de pouvoir saisir les paramètres propres à votre traitement et </w:t>
      </w:r>
      <w:r w:rsidR="007D25A6" w:rsidRPr="00DE594F">
        <w:rPr>
          <w:lang w:eastAsia="en-US"/>
        </w:rPr>
        <w:t xml:space="preserve">à </w:t>
      </w:r>
      <w:r w:rsidRPr="00DE594F">
        <w:rPr>
          <w:lang w:eastAsia="en-US"/>
        </w:rPr>
        <w:t xml:space="preserve">votre matériel, </w:t>
      </w:r>
      <w:r w:rsidR="001440F5" w:rsidRPr="00DE594F">
        <w:rPr>
          <w:lang w:eastAsia="en-US"/>
        </w:rPr>
        <w:t>vous devez modifier certaines informations dans le paragraphe « </w:t>
      </w:r>
      <w:r w:rsidR="001440F5" w:rsidRPr="00DE594F">
        <w:rPr>
          <w:color w:val="00B0F0"/>
          <w:lang w:eastAsia="en-US"/>
        </w:rPr>
        <w:t>Meta information </w:t>
      </w:r>
      <w:r w:rsidR="001440F5" w:rsidRPr="00DE594F">
        <w:rPr>
          <w:lang w:eastAsia="en-US"/>
        </w:rPr>
        <w:t>» du programme « </w:t>
      </w:r>
      <w:r w:rsidR="001440F5" w:rsidRPr="00DE594F">
        <w:rPr>
          <w:color w:val="00B0F0"/>
          <w:lang w:eastAsia="en-US"/>
        </w:rPr>
        <w:t>template_get_adcp_data.m </w:t>
      </w:r>
      <w:r w:rsidR="001440F5" w:rsidRPr="00DE594F">
        <w:rPr>
          <w:lang w:eastAsia="en-US"/>
        </w:rPr>
        <w:t xml:space="preserve">», pour cela </w:t>
      </w:r>
      <w:r w:rsidRPr="00DE594F">
        <w:rPr>
          <w:lang w:eastAsia="en-US"/>
        </w:rPr>
        <w:t xml:space="preserve">veuillez : </w:t>
      </w:r>
    </w:p>
    <w:p w14:paraId="72E020F3" w14:textId="77777777" w:rsidR="005012F4" w:rsidRPr="00DE594F" w:rsidRDefault="005012F4" w:rsidP="003C4F81">
      <w:pPr>
        <w:rPr>
          <w:lang w:eastAsia="en-US"/>
        </w:rPr>
      </w:pPr>
    </w:p>
    <w:p w14:paraId="5501ADC2" w14:textId="625608F9" w:rsidR="007D25A6" w:rsidRDefault="007D25A6" w:rsidP="003C4F81">
      <w:pPr>
        <w:pStyle w:val="Paragraphedeliste"/>
        <w:numPr>
          <w:ilvl w:val="0"/>
          <w:numId w:val="4"/>
        </w:numPr>
        <w:jc w:val="both"/>
        <w:rPr>
          <w:lang w:eastAsia="en-US"/>
        </w:rPr>
      </w:pPr>
      <w:r w:rsidRPr="00DE594F">
        <w:rPr>
          <w:lang w:eastAsia="en-US"/>
        </w:rPr>
        <w:t>Ouvrir Matlab</w:t>
      </w:r>
    </w:p>
    <w:p w14:paraId="252D8F9F" w14:textId="53B19178" w:rsidR="00250048" w:rsidRPr="00DE594F" w:rsidRDefault="00250048" w:rsidP="003C4F81">
      <w:pPr>
        <w:pStyle w:val="Paragraphedeliste"/>
        <w:numPr>
          <w:ilvl w:val="0"/>
          <w:numId w:val="4"/>
        </w:numPr>
        <w:jc w:val="both"/>
        <w:rPr>
          <w:lang w:eastAsia="en-US"/>
        </w:rPr>
      </w:pPr>
      <w:r>
        <w:rPr>
          <w:lang w:eastAsia="en-US"/>
        </w:rPr>
        <w:t>Placez-vous dans votre espace de travail, Cf. Figure 1</w:t>
      </w:r>
    </w:p>
    <w:p w14:paraId="025B9E6C" w14:textId="3DFD4282" w:rsidR="008C4050" w:rsidRDefault="005D5980" w:rsidP="003C4F81">
      <w:pPr>
        <w:pStyle w:val="Paragraphedeliste"/>
        <w:numPr>
          <w:ilvl w:val="0"/>
          <w:numId w:val="4"/>
        </w:numPr>
        <w:jc w:val="both"/>
        <w:rPr>
          <w:lang w:eastAsia="en-US"/>
        </w:rPr>
      </w:pPr>
      <w:r w:rsidRPr="00DE594F">
        <w:rPr>
          <w:lang w:eastAsia="en-US"/>
        </w:rPr>
        <w:t xml:space="preserve">Ouvrir le </w:t>
      </w:r>
      <w:r w:rsidR="00423E85" w:rsidRPr="00DE594F">
        <w:rPr>
          <w:lang w:eastAsia="en-US"/>
        </w:rPr>
        <w:t>programme Matlab</w:t>
      </w:r>
      <w:r w:rsidR="005012F4" w:rsidRPr="00DE594F">
        <w:rPr>
          <w:lang w:eastAsia="en-US"/>
        </w:rPr>
        <w:t xml:space="preserve"> « </w:t>
      </w:r>
      <w:r w:rsidR="00967510" w:rsidRPr="00DE594F">
        <w:rPr>
          <w:color w:val="00B0F0"/>
          <w:lang w:eastAsia="en-US"/>
        </w:rPr>
        <w:t>template_get_adcp_data</w:t>
      </w:r>
      <w:r w:rsidR="005012F4" w:rsidRPr="00DE594F">
        <w:rPr>
          <w:color w:val="00B0F0"/>
          <w:lang w:eastAsia="en-US"/>
        </w:rPr>
        <w:t>.m </w:t>
      </w:r>
      <w:r w:rsidR="005012F4" w:rsidRPr="00DE594F">
        <w:rPr>
          <w:lang w:eastAsia="en-US"/>
        </w:rPr>
        <w:t>»</w:t>
      </w:r>
    </w:p>
    <w:p w14:paraId="0AE90432" w14:textId="77777777" w:rsidR="00914F2A" w:rsidRDefault="00914F2A" w:rsidP="003C4F81">
      <w:pPr>
        <w:jc w:val="both"/>
        <w:rPr>
          <w:lang w:eastAsia="en-US"/>
        </w:rPr>
      </w:pPr>
    </w:p>
    <w:p w14:paraId="5901F5E9" w14:textId="77777777" w:rsidR="00914F2A" w:rsidRDefault="00914F2A" w:rsidP="003C4F81">
      <w:pPr>
        <w:pStyle w:val="PrformatHTML"/>
        <w:keepNext/>
        <w:jc w:val="center"/>
      </w:pPr>
      <w:r w:rsidRPr="00B70359">
        <w:rPr>
          <w:noProof/>
        </w:rPr>
        <w:lastRenderedPageBreak/>
        <w:drawing>
          <wp:inline distT="0" distB="0" distL="0" distR="0" wp14:anchorId="3679C3FD" wp14:editId="78609B7F">
            <wp:extent cx="3899002" cy="1573991"/>
            <wp:effectExtent l="76200" t="76200" r="139700" b="140970"/>
            <wp:docPr id="13" name="Image 13" descr="C:\Users\cbacheli\Documents\IRD_US_IMAGO\DOCUMENTATIONS IRD\INSTRUCTIONS\00_PHOTOS SUPPORTS\Photos_utilisees_instr_traitement_adcp_mouill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bacheli\Documents\IRD_US_IMAGO\DOCUMENTATIONS IRD\INSTRUCTIONS\00_PHOTOS SUPPORTS\Photos_utilisees_instr_traitement_adcp_mouillage\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11241" cy="1659670"/>
                    </a:xfrm>
                    <a:prstGeom prst="rect">
                      <a:avLst/>
                    </a:prstGeom>
                    <a:ln w="2857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3B43E375" w14:textId="77777777" w:rsidR="00914F2A" w:rsidRDefault="00914F2A" w:rsidP="003C4F81">
      <w:pPr>
        <w:pStyle w:val="Lgende"/>
        <w:spacing w:after="0"/>
        <w:jc w:val="center"/>
        <w:rPr>
          <w:color w:val="auto"/>
        </w:rPr>
      </w:pPr>
      <w:bookmarkStart w:id="8" w:name="_Toc482366918"/>
      <w:r w:rsidRPr="00DB2B62">
        <w:rPr>
          <w:color w:val="auto"/>
        </w:rPr>
        <w:t xml:space="preserve">Figure </w:t>
      </w:r>
      <w:r w:rsidRPr="00DB2B62">
        <w:rPr>
          <w:color w:val="auto"/>
        </w:rPr>
        <w:fldChar w:fldCharType="begin"/>
      </w:r>
      <w:r w:rsidRPr="00DB2B62">
        <w:rPr>
          <w:color w:val="auto"/>
        </w:rPr>
        <w:instrText xml:space="preserve"> SEQ Figure \* ARABIC </w:instrText>
      </w:r>
      <w:r w:rsidRPr="00DB2B62">
        <w:rPr>
          <w:color w:val="auto"/>
        </w:rPr>
        <w:fldChar w:fldCharType="separate"/>
      </w:r>
      <w:r w:rsidR="00FD0AC5">
        <w:rPr>
          <w:noProof/>
          <w:color w:val="auto"/>
        </w:rPr>
        <w:t>1</w:t>
      </w:r>
      <w:r w:rsidRPr="00DB2B62">
        <w:rPr>
          <w:color w:val="auto"/>
        </w:rPr>
        <w:fldChar w:fldCharType="end"/>
      </w:r>
      <w:r w:rsidRPr="00DB2B62">
        <w:rPr>
          <w:color w:val="auto"/>
        </w:rPr>
        <w:t xml:space="preserve">: Répertoires et scripts de traitement </w:t>
      </w:r>
      <w:r>
        <w:rPr>
          <w:color w:val="auto"/>
        </w:rPr>
        <w:t xml:space="preserve">de </w:t>
      </w:r>
      <w:r w:rsidRPr="00DB2B62">
        <w:rPr>
          <w:color w:val="auto"/>
        </w:rPr>
        <w:t>votre espace de travail Matlab</w:t>
      </w:r>
      <w:bookmarkEnd w:id="8"/>
    </w:p>
    <w:p w14:paraId="22016603" w14:textId="77777777" w:rsidR="00914F2A" w:rsidRPr="00914F2A" w:rsidRDefault="00914F2A" w:rsidP="003C4F81"/>
    <w:p w14:paraId="5F890E22" w14:textId="14AFCF50" w:rsidR="00C130A7" w:rsidRDefault="001440F5" w:rsidP="003C4F81">
      <w:pPr>
        <w:pStyle w:val="Titre3"/>
        <w:spacing w:before="0" w:after="0"/>
      </w:pPr>
      <w:bookmarkStart w:id="9" w:name="_Toc482366754"/>
      <w:r>
        <w:t>Définir les chemins</w:t>
      </w:r>
      <w:bookmarkEnd w:id="9"/>
    </w:p>
    <w:p w14:paraId="3E154D12" w14:textId="77777777" w:rsidR="00C130A7" w:rsidRDefault="00C130A7" w:rsidP="003C4F81">
      <w:pPr>
        <w:rPr>
          <w:sz w:val="24"/>
          <w:szCs w:val="24"/>
          <w:lang w:eastAsia="en-US"/>
        </w:rPr>
      </w:pPr>
    </w:p>
    <w:p w14:paraId="1C3A91A4" w14:textId="521FCF68" w:rsidR="00FF1584" w:rsidRPr="00DE594F" w:rsidRDefault="00F22DED" w:rsidP="003C4F81">
      <w:pPr>
        <w:pStyle w:val="Paragraphedeliste"/>
        <w:numPr>
          <w:ilvl w:val="0"/>
          <w:numId w:val="4"/>
        </w:numPr>
        <w:suppressAutoHyphens w:val="0"/>
        <w:autoSpaceDE w:val="0"/>
        <w:autoSpaceDN w:val="0"/>
        <w:adjustRightInd w:val="0"/>
        <w:jc w:val="both"/>
        <w:rPr>
          <w:lang w:eastAsia="en-US"/>
        </w:rPr>
      </w:pPr>
      <w:r>
        <w:rPr>
          <w:lang w:eastAsia="en-US"/>
        </w:rPr>
        <w:t>L</w:t>
      </w:r>
      <w:r w:rsidR="0042294E" w:rsidRPr="00DE594F">
        <w:rPr>
          <w:lang w:eastAsia="en-US"/>
        </w:rPr>
        <w:t>e</w:t>
      </w:r>
      <w:r w:rsidR="009A439C" w:rsidRPr="00DE594F">
        <w:rPr>
          <w:lang w:eastAsia="en-US"/>
        </w:rPr>
        <w:t>s</w:t>
      </w:r>
      <w:r w:rsidR="0042294E" w:rsidRPr="00DE594F">
        <w:rPr>
          <w:lang w:eastAsia="en-US"/>
        </w:rPr>
        <w:t xml:space="preserve"> chemin</w:t>
      </w:r>
      <w:r w:rsidR="009A439C" w:rsidRPr="00DE594F">
        <w:rPr>
          <w:lang w:eastAsia="en-US"/>
        </w:rPr>
        <w:t>s</w:t>
      </w:r>
      <w:r w:rsidR="0042294E" w:rsidRPr="00DE594F">
        <w:rPr>
          <w:lang w:eastAsia="en-US"/>
        </w:rPr>
        <w:t xml:space="preserve"> vers l</w:t>
      </w:r>
      <w:r w:rsidR="00C169CF" w:rsidRPr="00DE594F">
        <w:rPr>
          <w:lang w:eastAsia="en-US"/>
        </w:rPr>
        <w:t>es librairies MATLAB utilisées</w:t>
      </w:r>
      <w:r>
        <w:rPr>
          <w:lang w:eastAsia="en-US"/>
        </w:rPr>
        <w:t xml:space="preserve"> sont définies par</w:t>
      </w:r>
      <w:r w:rsidR="00C169CF" w:rsidRPr="00DE594F">
        <w:rPr>
          <w:lang w:eastAsia="en-US"/>
        </w:rPr>
        <w:t xml:space="preserve"> « </w:t>
      </w:r>
      <w:r w:rsidR="00C169CF" w:rsidRPr="00DE594F">
        <w:rPr>
          <w:rFonts w:ascii="Courier New" w:eastAsiaTheme="minorEastAsia" w:hAnsi="Courier New" w:cs="Courier New"/>
          <w:color w:val="A020F0"/>
          <w:lang w:eastAsia="zh-CN"/>
        </w:rPr>
        <w:t>'.\moored_adcp_proc' </w:t>
      </w:r>
      <w:r w:rsidR="00C169CF" w:rsidRPr="00DE594F">
        <w:rPr>
          <w:lang w:eastAsia="en-US"/>
        </w:rPr>
        <w:t>» et «</w:t>
      </w:r>
      <w:r w:rsidR="00C169CF" w:rsidRPr="00DE594F">
        <w:rPr>
          <w:rFonts w:ascii="Courier New" w:eastAsiaTheme="minorEastAsia" w:hAnsi="Courier New" w:cs="Courier New"/>
          <w:color w:val="A020F0"/>
          <w:lang w:eastAsia="zh-CN"/>
        </w:rPr>
        <w:t>'.\backscatter'</w:t>
      </w:r>
      <w:r w:rsidR="00C169CF" w:rsidRPr="00DE594F">
        <w:rPr>
          <w:lang w:eastAsia="en-US"/>
        </w:rPr>
        <w:t xml:space="preserve"> », </w:t>
      </w:r>
      <w:r w:rsidR="001E0A82">
        <w:rPr>
          <w:lang w:eastAsia="en-US"/>
        </w:rPr>
        <w:t>vous pouvez soit laisser ces chemins à condition d’être placé dans votre répertoire de travail ou vous pouvez</w:t>
      </w:r>
      <w:r w:rsidR="00C169CF" w:rsidRPr="00DE594F">
        <w:rPr>
          <w:lang w:eastAsia="en-US"/>
        </w:rPr>
        <w:t xml:space="preserve"> mettre </w:t>
      </w:r>
      <w:r w:rsidR="001E0A82">
        <w:rPr>
          <w:lang w:eastAsia="en-US"/>
        </w:rPr>
        <w:t>un</w:t>
      </w:r>
      <w:r w:rsidR="00C169CF" w:rsidRPr="00DE594F">
        <w:rPr>
          <w:lang w:eastAsia="en-US"/>
        </w:rPr>
        <w:t xml:space="preserve"> chemin d’accès</w:t>
      </w:r>
      <w:r w:rsidR="001E0A82">
        <w:rPr>
          <w:lang w:eastAsia="en-US"/>
        </w:rPr>
        <w:t xml:space="preserve"> entier</w:t>
      </w:r>
      <w:r w:rsidR="00C169CF" w:rsidRPr="00DE594F">
        <w:rPr>
          <w:lang w:eastAsia="en-US"/>
        </w:rPr>
        <w:t>. Cf. l’exemple ci-dessous :</w:t>
      </w:r>
    </w:p>
    <w:p w14:paraId="0DF203DE" w14:textId="77777777" w:rsidR="0042294E" w:rsidRPr="00DE594F" w:rsidRDefault="0042294E" w:rsidP="003C4F81">
      <w:pPr>
        <w:rPr>
          <w:lang w:eastAsia="en-US"/>
        </w:rPr>
      </w:pPr>
    </w:p>
    <w:tbl>
      <w:tblPr>
        <w:tblStyle w:val="Grilledutableau"/>
        <w:tblW w:w="0" w:type="auto"/>
        <w:tblLook w:val="04A0" w:firstRow="1" w:lastRow="0" w:firstColumn="1" w:lastColumn="0" w:noHBand="0" w:noVBand="1"/>
      </w:tblPr>
      <w:tblGrid>
        <w:gridCol w:w="9062"/>
      </w:tblGrid>
      <w:tr w:rsidR="00A937E0" w:rsidRPr="008E5011" w14:paraId="2B5FB2FD" w14:textId="77777777" w:rsidTr="00A937E0">
        <w:tc>
          <w:tcPr>
            <w:tcW w:w="9062" w:type="dxa"/>
          </w:tcPr>
          <w:p w14:paraId="188B1379" w14:textId="61BA3727" w:rsidR="00A937E0" w:rsidRPr="008E5011" w:rsidRDefault="009A439C" w:rsidP="003C4F81">
            <w:pPr>
              <w:suppressAutoHyphens w:val="0"/>
              <w:autoSpaceDE w:val="0"/>
              <w:autoSpaceDN w:val="0"/>
              <w:adjustRightInd w:val="0"/>
              <w:rPr>
                <w:rFonts w:ascii="Courier New" w:eastAsiaTheme="minorEastAsia" w:hAnsi="Courier New" w:cs="Courier New"/>
                <w:sz w:val="20"/>
                <w:szCs w:val="20"/>
                <w:lang w:eastAsia="zh-CN"/>
              </w:rPr>
            </w:pPr>
            <w:r w:rsidRPr="008E5011">
              <w:rPr>
                <w:rFonts w:ascii="Courier New" w:eastAsiaTheme="minorEastAsia" w:hAnsi="Courier New" w:cs="Courier New"/>
                <w:color w:val="228B22"/>
                <w:sz w:val="20"/>
                <w:szCs w:val="20"/>
                <w:lang w:eastAsia="zh-CN"/>
              </w:rPr>
              <w:t>% P</w:t>
            </w:r>
            <w:r w:rsidR="00A937E0" w:rsidRPr="008E5011">
              <w:rPr>
                <w:rFonts w:ascii="Courier New" w:eastAsiaTheme="minorEastAsia" w:hAnsi="Courier New" w:cs="Courier New"/>
                <w:color w:val="228B22"/>
                <w:sz w:val="20"/>
                <w:szCs w:val="20"/>
                <w:lang w:eastAsia="zh-CN"/>
              </w:rPr>
              <w:t>ath</w:t>
            </w:r>
          </w:p>
          <w:p w14:paraId="026E510D" w14:textId="77777777" w:rsidR="001E0A82" w:rsidRPr="008E5011" w:rsidRDefault="001E0A82" w:rsidP="003C4F81">
            <w:pPr>
              <w:suppressAutoHyphens w:val="0"/>
              <w:autoSpaceDE w:val="0"/>
              <w:autoSpaceDN w:val="0"/>
              <w:adjustRightInd w:val="0"/>
              <w:rPr>
                <w:rFonts w:ascii="Courier New" w:eastAsiaTheme="minorEastAsia" w:hAnsi="Courier New" w:cs="Courier New"/>
                <w:sz w:val="20"/>
                <w:szCs w:val="20"/>
                <w:lang w:val="en-US" w:eastAsia="zh-CN"/>
              </w:rPr>
            </w:pPr>
            <w:r w:rsidRPr="008E5011">
              <w:rPr>
                <w:rFonts w:ascii="Courier New" w:eastAsiaTheme="minorEastAsia" w:hAnsi="Courier New" w:cs="Courier New"/>
                <w:color w:val="000000"/>
                <w:sz w:val="20"/>
                <w:szCs w:val="20"/>
                <w:lang w:val="en-US" w:eastAsia="zh-CN"/>
              </w:rPr>
              <w:t>addpath(</w:t>
            </w:r>
            <w:r w:rsidRPr="008E5011">
              <w:rPr>
                <w:rFonts w:ascii="Courier New" w:eastAsiaTheme="minorEastAsia" w:hAnsi="Courier New" w:cs="Courier New"/>
                <w:color w:val="A020F0"/>
                <w:sz w:val="20"/>
                <w:szCs w:val="20"/>
                <w:lang w:val="en-US" w:eastAsia="zh-CN"/>
              </w:rPr>
              <w:t>'.\moored_adcp_proc'</w:t>
            </w:r>
            <w:r w:rsidRPr="008E5011">
              <w:rPr>
                <w:rFonts w:ascii="Courier New" w:eastAsiaTheme="minorEastAsia" w:hAnsi="Courier New" w:cs="Courier New"/>
                <w:color w:val="000000"/>
                <w:sz w:val="20"/>
                <w:szCs w:val="20"/>
                <w:lang w:val="en-US" w:eastAsia="zh-CN"/>
              </w:rPr>
              <w:t xml:space="preserve">); </w:t>
            </w:r>
            <w:r w:rsidRPr="008E5011">
              <w:rPr>
                <w:rFonts w:ascii="Courier New" w:eastAsiaTheme="minorEastAsia" w:hAnsi="Courier New" w:cs="Courier New"/>
                <w:color w:val="228B22"/>
                <w:sz w:val="20"/>
                <w:szCs w:val="20"/>
                <w:lang w:val="en-US" w:eastAsia="zh-CN"/>
              </w:rPr>
              <w:t>% ou par exemple ('C:\Users\IRD_US_IMAGO\TRAITEMENTS\ADCP_MOUILLAGE\01_DATA_PROCESSING\moored_adcp_proc');</w:t>
            </w:r>
          </w:p>
          <w:p w14:paraId="2A020AA9" w14:textId="2D1A6161" w:rsidR="00A937E0" w:rsidRPr="008E5011" w:rsidRDefault="001E0A82" w:rsidP="003C4F81">
            <w:pPr>
              <w:suppressAutoHyphens w:val="0"/>
              <w:autoSpaceDE w:val="0"/>
              <w:autoSpaceDN w:val="0"/>
              <w:adjustRightInd w:val="0"/>
              <w:rPr>
                <w:rFonts w:ascii="Courier New" w:eastAsiaTheme="minorEastAsia" w:hAnsi="Courier New" w:cs="Courier New"/>
                <w:sz w:val="20"/>
                <w:szCs w:val="20"/>
                <w:lang w:eastAsia="zh-CN"/>
              </w:rPr>
            </w:pPr>
            <w:r w:rsidRPr="008E5011">
              <w:rPr>
                <w:rFonts w:ascii="Courier New" w:eastAsiaTheme="minorEastAsia" w:hAnsi="Courier New" w:cs="Courier New"/>
                <w:color w:val="000000"/>
                <w:sz w:val="20"/>
                <w:szCs w:val="20"/>
                <w:lang w:eastAsia="zh-CN"/>
              </w:rPr>
              <w:t>addpath(</w:t>
            </w:r>
            <w:r w:rsidRPr="008E5011">
              <w:rPr>
                <w:rFonts w:ascii="Courier New" w:eastAsiaTheme="minorEastAsia" w:hAnsi="Courier New" w:cs="Courier New"/>
                <w:color w:val="A020F0"/>
                <w:sz w:val="20"/>
                <w:szCs w:val="20"/>
                <w:lang w:eastAsia="zh-CN"/>
              </w:rPr>
              <w:t>'.\backscatter'</w:t>
            </w:r>
            <w:r w:rsidRPr="008E5011">
              <w:rPr>
                <w:rFonts w:ascii="Courier New" w:eastAsiaTheme="minorEastAsia" w:hAnsi="Courier New" w:cs="Courier New"/>
                <w:color w:val="000000"/>
                <w:sz w:val="20"/>
                <w:szCs w:val="20"/>
                <w:lang w:eastAsia="zh-CN"/>
              </w:rPr>
              <w:t xml:space="preserve">); </w:t>
            </w:r>
            <w:r w:rsidRPr="008E5011">
              <w:rPr>
                <w:rFonts w:ascii="Courier New" w:eastAsiaTheme="minorEastAsia" w:hAnsi="Courier New" w:cs="Courier New"/>
                <w:color w:val="228B22"/>
                <w:sz w:val="20"/>
                <w:szCs w:val="20"/>
                <w:lang w:eastAsia="zh-CN"/>
              </w:rPr>
              <w:t>% (Optionnel) / ou par exemple ('C:\Users\IRD_US_IMAGO\TRAITEMENTS\ADCP_MOUILLAGE\01_DATA_PROCESSING\backscatter');</w:t>
            </w:r>
          </w:p>
        </w:tc>
      </w:tr>
    </w:tbl>
    <w:p w14:paraId="10B5ACBA" w14:textId="77777777" w:rsidR="00FA279C" w:rsidRPr="00DE594F" w:rsidRDefault="00FA279C" w:rsidP="003C4F81"/>
    <w:p w14:paraId="21A58460" w14:textId="1008AAF8" w:rsidR="00FA279C" w:rsidRPr="00DE594F" w:rsidRDefault="00FA279C" w:rsidP="003C4F81">
      <w:pPr>
        <w:pStyle w:val="Paragraphedeliste"/>
        <w:numPr>
          <w:ilvl w:val="0"/>
          <w:numId w:val="4"/>
        </w:numPr>
        <w:suppressAutoHyphens w:val="0"/>
        <w:autoSpaceDE w:val="0"/>
        <w:autoSpaceDN w:val="0"/>
        <w:adjustRightInd w:val="0"/>
        <w:jc w:val="both"/>
        <w:rPr>
          <w:lang w:eastAsia="en-US"/>
        </w:rPr>
      </w:pPr>
      <w:r w:rsidRPr="00DE594F">
        <w:t>Définir l’emplacement du fichier brut. A la place de « </w:t>
      </w:r>
      <w:r w:rsidR="005C1E5A" w:rsidRPr="00DE594F">
        <w:rPr>
          <w:rFonts w:ascii="Courier New" w:eastAsiaTheme="minorEastAsia" w:hAnsi="Courier New" w:cs="Courier New"/>
          <w:color w:val="A020F0"/>
          <w:lang w:eastAsia="zh-CN"/>
        </w:rPr>
        <w:t>'.\data_example\FR24_000.000'</w:t>
      </w:r>
      <w:r w:rsidRPr="00DE594F">
        <w:t>»</w:t>
      </w:r>
      <w:r w:rsidR="005C1E5A" w:rsidRPr="00DE594F">
        <w:t>, veuillez mettre votre chemin vers le fichier brut. Cf. l’exemple ci-dessous :</w:t>
      </w:r>
    </w:p>
    <w:p w14:paraId="65D40960" w14:textId="77777777" w:rsidR="00FA279C" w:rsidRPr="00DE594F" w:rsidRDefault="00FA279C" w:rsidP="003C4F81">
      <w:pPr>
        <w:rPr>
          <w:lang w:eastAsia="en-US"/>
        </w:rPr>
      </w:pPr>
    </w:p>
    <w:tbl>
      <w:tblPr>
        <w:tblStyle w:val="Grilledutableau"/>
        <w:tblpPr w:leftFromText="141" w:rightFromText="141" w:vertAnchor="text" w:horzAnchor="margin" w:tblpY="29"/>
        <w:tblW w:w="0" w:type="auto"/>
        <w:tblLook w:val="04A0" w:firstRow="1" w:lastRow="0" w:firstColumn="1" w:lastColumn="0" w:noHBand="0" w:noVBand="1"/>
      </w:tblPr>
      <w:tblGrid>
        <w:gridCol w:w="9062"/>
      </w:tblGrid>
      <w:tr w:rsidR="00FA279C" w:rsidRPr="00DE594F" w14:paraId="4494F5C6" w14:textId="77777777" w:rsidTr="00FA279C">
        <w:tc>
          <w:tcPr>
            <w:tcW w:w="9062" w:type="dxa"/>
          </w:tcPr>
          <w:p w14:paraId="62D69484" w14:textId="77777777" w:rsidR="00FA279C" w:rsidRPr="008E5011" w:rsidRDefault="00FA279C" w:rsidP="003C4F81">
            <w:pPr>
              <w:suppressAutoHyphens w:val="0"/>
              <w:autoSpaceDE w:val="0"/>
              <w:autoSpaceDN w:val="0"/>
              <w:adjustRightInd w:val="0"/>
              <w:rPr>
                <w:rFonts w:ascii="Courier New" w:eastAsiaTheme="minorEastAsia" w:hAnsi="Courier New" w:cs="Courier New"/>
                <w:sz w:val="20"/>
                <w:szCs w:val="20"/>
                <w:lang w:eastAsia="zh-CN"/>
              </w:rPr>
            </w:pPr>
            <w:r w:rsidRPr="008E5011">
              <w:rPr>
                <w:rFonts w:ascii="Courier New" w:eastAsiaTheme="minorEastAsia" w:hAnsi="Courier New" w:cs="Courier New"/>
                <w:color w:val="228B22"/>
                <w:sz w:val="20"/>
                <w:szCs w:val="20"/>
                <w:lang w:eastAsia="zh-CN"/>
              </w:rPr>
              <w:t>% Location rawfile</w:t>
            </w:r>
          </w:p>
          <w:p w14:paraId="5D0C869C" w14:textId="77777777" w:rsidR="00FA279C" w:rsidRPr="00DE594F" w:rsidRDefault="00FA279C" w:rsidP="003C4F81">
            <w:pPr>
              <w:suppressAutoHyphens w:val="0"/>
              <w:autoSpaceDE w:val="0"/>
              <w:autoSpaceDN w:val="0"/>
              <w:adjustRightInd w:val="0"/>
              <w:rPr>
                <w:rFonts w:ascii="Courier New" w:eastAsiaTheme="minorEastAsia" w:hAnsi="Courier New" w:cs="Courier New"/>
                <w:lang w:eastAsia="zh-CN"/>
              </w:rPr>
            </w:pPr>
            <w:r w:rsidRPr="008E5011">
              <w:rPr>
                <w:rFonts w:ascii="Courier New" w:eastAsiaTheme="minorEastAsia" w:hAnsi="Courier New" w:cs="Courier New"/>
                <w:color w:val="000000"/>
                <w:sz w:val="20"/>
                <w:szCs w:val="20"/>
                <w:lang w:eastAsia="zh-CN"/>
              </w:rPr>
              <w:t>rawfile=</w:t>
            </w:r>
            <w:r w:rsidRPr="008E5011">
              <w:rPr>
                <w:rFonts w:ascii="Courier New" w:eastAsiaTheme="minorEastAsia" w:hAnsi="Courier New" w:cs="Courier New"/>
                <w:color w:val="A020F0"/>
                <w:sz w:val="20"/>
                <w:szCs w:val="20"/>
                <w:lang w:eastAsia="zh-CN"/>
              </w:rPr>
              <w:t>'QM14911/DPL1_000.000'</w:t>
            </w:r>
            <w:r w:rsidRPr="008E5011">
              <w:rPr>
                <w:rFonts w:ascii="Courier New" w:eastAsiaTheme="minorEastAsia" w:hAnsi="Courier New" w:cs="Courier New"/>
                <w:color w:val="000000"/>
                <w:sz w:val="20"/>
                <w:szCs w:val="20"/>
                <w:lang w:eastAsia="zh-CN"/>
              </w:rPr>
              <w:t>;</w:t>
            </w:r>
          </w:p>
        </w:tc>
      </w:tr>
    </w:tbl>
    <w:p w14:paraId="0246B923" w14:textId="77777777" w:rsidR="00FA279C" w:rsidRPr="00DE594F" w:rsidRDefault="00FA279C" w:rsidP="003C4F81">
      <w:pPr>
        <w:rPr>
          <w:lang w:eastAsia="en-US"/>
        </w:rPr>
      </w:pPr>
    </w:p>
    <w:p w14:paraId="67D77ABD" w14:textId="319EFC44" w:rsidR="00E338DC" w:rsidRPr="00DE594F" w:rsidRDefault="005C1E5A" w:rsidP="003C4F81">
      <w:pPr>
        <w:pStyle w:val="Paragraphedeliste"/>
        <w:numPr>
          <w:ilvl w:val="0"/>
          <w:numId w:val="4"/>
        </w:numPr>
        <w:suppressAutoHyphens w:val="0"/>
        <w:autoSpaceDE w:val="0"/>
        <w:autoSpaceDN w:val="0"/>
        <w:adjustRightInd w:val="0"/>
        <w:jc w:val="both"/>
        <w:rPr>
          <w:rFonts w:ascii="Courier New" w:eastAsiaTheme="minorEastAsia" w:hAnsi="Courier New" w:cs="Courier New"/>
          <w:lang w:eastAsia="zh-CN"/>
        </w:rPr>
      </w:pPr>
      <w:r w:rsidRPr="00DE594F">
        <w:rPr>
          <w:lang w:eastAsia="en-US"/>
        </w:rPr>
        <w:t>Définir l’emplacement des fichiers de sortie. A la place de « </w:t>
      </w:r>
      <w:r w:rsidRPr="00DE594F">
        <w:rPr>
          <w:rFonts w:ascii="Courier New" w:eastAsiaTheme="minorEastAsia" w:hAnsi="Courier New" w:cs="Courier New"/>
          <w:color w:val="A020F0"/>
          <w:lang w:eastAsia="zh-CN"/>
        </w:rPr>
        <w:t>'.\data_example\'</w:t>
      </w:r>
      <w:r w:rsidRPr="00DE594F">
        <w:rPr>
          <w:lang w:eastAsia="en-US"/>
        </w:rPr>
        <w:t xml:space="preserve"> », veuillez mettre le chemin vers vot</w:t>
      </w:r>
      <w:r w:rsidR="002D767F" w:rsidRPr="00DE594F">
        <w:rPr>
          <w:lang w:eastAsia="en-US"/>
        </w:rPr>
        <w:t>re</w:t>
      </w:r>
      <w:r w:rsidRPr="00DE594F">
        <w:rPr>
          <w:lang w:eastAsia="en-US"/>
        </w:rPr>
        <w:t xml:space="preserve"> répertoire dans le lequel il y aura les résultats. Cf. l’exemple ci-dessous :</w:t>
      </w:r>
    </w:p>
    <w:p w14:paraId="60A22497" w14:textId="77777777" w:rsidR="00E338DC" w:rsidRPr="00DE594F" w:rsidRDefault="00E338DC" w:rsidP="003C4F81">
      <w:pPr>
        <w:suppressAutoHyphens w:val="0"/>
        <w:autoSpaceDE w:val="0"/>
        <w:autoSpaceDN w:val="0"/>
        <w:adjustRightInd w:val="0"/>
        <w:ind w:left="360"/>
        <w:jc w:val="both"/>
        <w:rPr>
          <w:rFonts w:ascii="Courier New" w:eastAsiaTheme="minorEastAsia" w:hAnsi="Courier New" w:cs="Courier New"/>
          <w:lang w:eastAsia="zh-CN"/>
        </w:rPr>
      </w:pPr>
    </w:p>
    <w:tbl>
      <w:tblPr>
        <w:tblStyle w:val="Grilledutableau"/>
        <w:tblpPr w:leftFromText="141" w:rightFromText="141" w:vertAnchor="text" w:horzAnchor="margin" w:tblpY="101"/>
        <w:tblW w:w="0" w:type="auto"/>
        <w:tblLook w:val="04A0" w:firstRow="1" w:lastRow="0" w:firstColumn="1" w:lastColumn="0" w:noHBand="0" w:noVBand="1"/>
      </w:tblPr>
      <w:tblGrid>
        <w:gridCol w:w="9062"/>
      </w:tblGrid>
      <w:tr w:rsidR="00E338DC" w:rsidRPr="005321D7" w14:paraId="13881D44" w14:textId="77777777" w:rsidTr="00E338DC">
        <w:tc>
          <w:tcPr>
            <w:tcW w:w="9062" w:type="dxa"/>
          </w:tcPr>
          <w:p w14:paraId="29663F64" w14:textId="77777777" w:rsidR="00E338DC" w:rsidRPr="008E5011" w:rsidRDefault="00E338DC" w:rsidP="003C4F81">
            <w:pPr>
              <w:suppressAutoHyphens w:val="0"/>
              <w:autoSpaceDE w:val="0"/>
              <w:autoSpaceDN w:val="0"/>
              <w:adjustRightInd w:val="0"/>
              <w:rPr>
                <w:rFonts w:ascii="Courier New" w:eastAsiaTheme="minorEastAsia" w:hAnsi="Courier New" w:cs="Courier New"/>
                <w:sz w:val="20"/>
                <w:szCs w:val="20"/>
                <w:lang w:val="en-US" w:eastAsia="zh-CN"/>
              </w:rPr>
            </w:pPr>
            <w:r w:rsidRPr="008E5011">
              <w:rPr>
                <w:rFonts w:ascii="Courier New" w:eastAsiaTheme="minorEastAsia" w:hAnsi="Courier New" w:cs="Courier New"/>
                <w:color w:val="228B22"/>
                <w:sz w:val="20"/>
                <w:szCs w:val="20"/>
                <w:lang w:val="en-US" w:eastAsia="zh-CN"/>
              </w:rPr>
              <w:t>% Directory for outputs</w:t>
            </w:r>
          </w:p>
          <w:p w14:paraId="529AB114" w14:textId="77777777" w:rsidR="00E338DC" w:rsidRPr="00DE594F" w:rsidRDefault="00E338DC" w:rsidP="003C4F81">
            <w:pPr>
              <w:suppressAutoHyphens w:val="0"/>
              <w:autoSpaceDE w:val="0"/>
              <w:autoSpaceDN w:val="0"/>
              <w:adjustRightInd w:val="0"/>
              <w:rPr>
                <w:rFonts w:ascii="Courier New" w:eastAsiaTheme="minorEastAsia" w:hAnsi="Courier New" w:cs="Courier New"/>
                <w:lang w:val="en-US" w:eastAsia="zh-CN"/>
              </w:rPr>
            </w:pPr>
            <w:r w:rsidRPr="008E5011">
              <w:rPr>
                <w:rFonts w:ascii="Courier New" w:eastAsiaTheme="minorEastAsia" w:hAnsi="Courier New" w:cs="Courier New"/>
                <w:color w:val="000000"/>
                <w:sz w:val="20"/>
                <w:szCs w:val="20"/>
                <w:lang w:val="en-US" w:eastAsia="zh-CN"/>
              </w:rPr>
              <w:t xml:space="preserve">fpath_output = </w:t>
            </w:r>
            <w:r w:rsidRPr="008E5011">
              <w:rPr>
                <w:rFonts w:ascii="Courier New" w:eastAsiaTheme="minorEastAsia" w:hAnsi="Courier New" w:cs="Courier New"/>
                <w:color w:val="A020F0"/>
                <w:sz w:val="20"/>
                <w:szCs w:val="20"/>
                <w:lang w:val="en-US" w:eastAsia="zh-CN"/>
              </w:rPr>
              <w:t>'C:\Workspace_Matlab\ADCP_mooring\output\data_example\'</w:t>
            </w:r>
            <w:r w:rsidRPr="008E5011">
              <w:rPr>
                <w:rFonts w:ascii="Courier New" w:eastAsiaTheme="minorEastAsia" w:hAnsi="Courier New" w:cs="Courier New"/>
                <w:color w:val="000000"/>
                <w:sz w:val="20"/>
                <w:szCs w:val="20"/>
                <w:lang w:val="en-US" w:eastAsia="zh-CN"/>
              </w:rPr>
              <w:t>;</w:t>
            </w:r>
          </w:p>
        </w:tc>
      </w:tr>
    </w:tbl>
    <w:p w14:paraId="064DB974" w14:textId="77777777" w:rsidR="00E338DC" w:rsidRPr="00A034FE" w:rsidRDefault="00E338DC" w:rsidP="003C4F81">
      <w:pPr>
        <w:rPr>
          <w:lang w:val="en-US" w:eastAsia="en-US"/>
        </w:rPr>
      </w:pPr>
    </w:p>
    <w:p w14:paraId="041F9E35" w14:textId="5ED173F0" w:rsidR="003F2BC6" w:rsidRDefault="00E338DC" w:rsidP="003C4F81">
      <w:pPr>
        <w:pStyle w:val="Titre3"/>
        <w:spacing w:before="0" w:after="0"/>
      </w:pPr>
      <w:bookmarkStart w:id="10" w:name="_Toc482366755"/>
      <w:r>
        <w:t>Définir les</w:t>
      </w:r>
      <w:r w:rsidR="003F2BC6">
        <w:t xml:space="preserve"> paramètres du mouillage</w:t>
      </w:r>
      <w:r>
        <w:t xml:space="preserve"> et de la campagne</w:t>
      </w:r>
      <w:bookmarkEnd w:id="10"/>
    </w:p>
    <w:p w14:paraId="78D35785" w14:textId="77777777" w:rsidR="00E338DC" w:rsidRPr="00E338DC" w:rsidRDefault="00E338DC" w:rsidP="003C4F81"/>
    <w:p w14:paraId="0842B0CE" w14:textId="77777777" w:rsidR="00212563" w:rsidRPr="001546BF" w:rsidRDefault="00B537F8" w:rsidP="003C4F81">
      <w:pPr>
        <w:pStyle w:val="Paragraphedeliste"/>
        <w:numPr>
          <w:ilvl w:val="0"/>
          <w:numId w:val="4"/>
        </w:numPr>
        <w:jc w:val="both"/>
      </w:pPr>
      <w:r w:rsidRPr="001546BF">
        <w:t>Veuillez indiquer, comme dans l’</w:t>
      </w:r>
      <w:r w:rsidR="00212563" w:rsidRPr="001546BF">
        <w:t>exemple ci-dessous :</w:t>
      </w:r>
    </w:p>
    <w:p w14:paraId="6044E96A" w14:textId="312B9CE0" w:rsidR="00212563" w:rsidRPr="008E5011" w:rsidRDefault="00212563" w:rsidP="003C4F81">
      <w:pPr>
        <w:pStyle w:val="Paragraphedeliste"/>
        <w:numPr>
          <w:ilvl w:val="1"/>
          <w:numId w:val="4"/>
        </w:numPr>
        <w:jc w:val="both"/>
      </w:pPr>
      <w:r w:rsidRPr="008E5011">
        <w:t>le nom de la campagne</w:t>
      </w:r>
    </w:p>
    <w:p w14:paraId="78FF47EC" w14:textId="77777777" w:rsidR="00212563" w:rsidRPr="008E5011" w:rsidRDefault="00B537F8" w:rsidP="003C4F81">
      <w:pPr>
        <w:pStyle w:val="Paragraphedeliste"/>
        <w:numPr>
          <w:ilvl w:val="1"/>
          <w:numId w:val="4"/>
        </w:numPr>
        <w:jc w:val="both"/>
      </w:pPr>
      <w:r w:rsidRPr="008E5011">
        <w:lastRenderedPageBreak/>
        <w:t>le</w:t>
      </w:r>
      <w:r w:rsidR="00212563" w:rsidRPr="008E5011">
        <w:t xml:space="preserve"> nom du mouillage</w:t>
      </w:r>
    </w:p>
    <w:p w14:paraId="139D57DC" w14:textId="77777777" w:rsidR="00212563" w:rsidRPr="008E5011" w:rsidRDefault="00212563" w:rsidP="003C4F81">
      <w:pPr>
        <w:pStyle w:val="Paragraphedeliste"/>
        <w:numPr>
          <w:ilvl w:val="1"/>
          <w:numId w:val="4"/>
        </w:numPr>
        <w:jc w:val="both"/>
      </w:pPr>
      <w:r w:rsidRPr="008E5011">
        <w:t>la latitude</w:t>
      </w:r>
    </w:p>
    <w:p w14:paraId="596E57D2" w14:textId="404D1D73" w:rsidR="003F2BC6" w:rsidRPr="008E5011" w:rsidRDefault="00B537F8" w:rsidP="003C4F81">
      <w:pPr>
        <w:pStyle w:val="Paragraphedeliste"/>
        <w:numPr>
          <w:ilvl w:val="1"/>
          <w:numId w:val="4"/>
        </w:numPr>
        <w:jc w:val="both"/>
      </w:pPr>
      <w:r w:rsidRPr="008E5011">
        <w:t>longitude</w:t>
      </w:r>
    </w:p>
    <w:p w14:paraId="696F8D3B" w14:textId="77777777" w:rsidR="00212563" w:rsidRDefault="00212563" w:rsidP="003C4F81">
      <w:pPr>
        <w:pStyle w:val="Paragraphedeliste"/>
        <w:ind w:left="1440"/>
        <w:jc w:val="both"/>
        <w:rPr>
          <w:sz w:val="24"/>
          <w:szCs w:val="24"/>
        </w:rPr>
      </w:pPr>
    </w:p>
    <w:tbl>
      <w:tblPr>
        <w:tblStyle w:val="Grilledutableau"/>
        <w:tblW w:w="0" w:type="auto"/>
        <w:tblLook w:val="04A0" w:firstRow="1" w:lastRow="0" w:firstColumn="1" w:lastColumn="0" w:noHBand="0" w:noVBand="1"/>
      </w:tblPr>
      <w:tblGrid>
        <w:gridCol w:w="9062"/>
      </w:tblGrid>
      <w:tr w:rsidR="003F2BC6" w14:paraId="54480280" w14:textId="77777777" w:rsidTr="003F2BC6">
        <w:tc>
          <w:tcPr>
            <w:tcW w:w="9062" w:type="dxa"/>
          </w:tcPr>
          <w:p w14:paraId="76167068" w14:textId="77777777" w:rsidR="00BF5133" w:rsidRPr="00BF5133" w:rsidRDefault="00BF5133" w:rsidP="003C4F81">
            <w:pPr>
              <w:suppressAutoHyphens w:val="0"/>
              <w:autoSpaceDE w:val="0"/>
              <w:autoSpaceDN w:val="0"/>
              <w:adjustRightInd w:val="0"/>
              <w:rPr>
                <w:rFonts w:ascii="Courier New" w:eastAsiaTheme="minorEastAsia" w:hAnsi="Courier New" w:cs="Courier New"/>
                <w:sz w:val="24"/>
                <w:szCs w:val="24"/>
                <w:lang w:val="en-US" w:eastAsia="zh-CN"/>
              </w:rPr>
            </w:pPr>
            <w:r w:rsidRPr="00BF5133">
              <w:rPr>
                <w:rFonts w:ascii="Courier New" w:eastAsiaTheme="minorEastAsia" w:hAnsi="Courier New" w:cs="Courier New"/>
                <w:color w:val="228B22"/>
                <w:sz w:val="20"/>
                <w:szCs w:val="20"/>
                <w:lang w:val="en-US" w:eastAsia="zh-CN"/>
              </w:rPr>
              <w:t>% Cruise/mooring info</w:t>
            </w:r>
          </w:p>
          <w:p w14:paraId="55E33A25" w14:textId="0847D25E" w:rsidR="00BF5133" w:rsidRPr="00BF5133" w:rsidRDefault="00BF5133" w:rsidP="003C4F81">
            <w:pPr>
              <w:suppressAutoHyphens w:val="0"/>
              <w:autoSpaceDE w:val="0"/>
              <w:autoSpaceDN w:val="0"/>
              <w:adjustRightInd w:val="0"/>
              <w:rPr>
                <w:rFonts w:ascii="Courier New" w:eastAsiaTheme="minorEastAsia" w:hAnsi="Courier New" w:cs="Courier New"/>
                <w:sz w:val="24"/>
                <w:szCs w:val="24"/>
                <w:lang w:val="en-US" w:eastAsia="zh-CN"/>
              </w:rPr>
            </w:pPr>
            <w:r w:rsidRPr="00BF5133">
              <w:rPr>
                <w:rFonts w:ascii="Courier New" w:eastAsiaTheme="minorEastAsia" w:hAnsi="Courier New" w:cs="Courier New"/>
                <w:color w:val="000000"/>
                <w:sz w:val="20"/>
                <w:szCs w:val="20"/>
                <w:lang w:val="en-US" w:eastAsia="zh-CN"/>
              </w:rPr>
              <w:t xml:space="preserve">cruise.name = </w:t>
            </w:r>
            <w:r w:rsidRPr="00BF5133">
              <w:rPr>
                <w:rFonts w:ascii="Courier New" w:eastAsiaTheme="minorEastAsia" w:hAnsi="Courier New" w:cs="Courier New"/>
                <w:color w:val="A020F0"/>
                <w:sz w:val="20"/>
                <w:szCs w:val="20"/>
                <w:lang w:val="en-US" w:eastAsia="zh-CN"/>
              </w:rPr>
              <w:t>'Cruise Name'</w:t>
            </w:r>
            <w:r w:rsidRPr="00BF5133">
              <w:rPr>
                <w:rFonts w:ascii="Courier New" w:eastAsiaTheme="minorEastAsia" w:hAnsi="Courier New" w:cs="Courier New"/>
                <w:color w:val="000000"/>
                <w:sz w:val="20"/>
                <w:szCs w:val="20"/>
                <w:lang w:val="en-US" w:eastAsia="zh-CN"/>
              </w:rPr>
              <w:t>;</w:t>
            </w:r>
          </w:p>
          <w:p w14:paraId="093A7ABB" w14:textId="77777777" w:rsidR="00BF5133" w:rsidRPr="00BF5133" w:rsidRDefault="00BF5133" w:rsidP="003C4F81">
            <w:pPr>
              <w:suppressAutoHyphens w:val="0"/>
              <w:autoSpaceDE w:val="0"/>
              <w:autoSpaceDN w:val="0"/>
              <w:adjustRightInd w:val="0"/>
              <w:rPr>
                <w:rFonts w:ascii="Courier New" w:eastAsiaTheme="minorEastAsia" w:hAnsi="Courier New" w:cs="Courier New"/>
                <w:sz w:val="24"/>
                <w:szCs w:val="24"/>
                <w:lang w:val="en-US" w:eastAsia="zh-CN"/>
              </w:rPr>
            </w:pPr>
            <w:r w:rsidRPr="00BF5133">
              <w:rPr>
                <w:rFonts w:ascii="Courier New" w:eastAsiaTheme="minorEastAsia" w:hAnsi="Courier New" w:cs="Courier New"/>
                <w:color w:val="000000"/>
                <w:sz w:val="20"/>
                <w:szCs w:val="20"/>
                <w:lang w:val="en-US" w:eastAsia="zh-CN"/>
              </w:rPr>
              <w:t>mooring.name=</w:t>
            </w:r>
            <w:r w:rsidRPr="00BF5133">
              <w:rPr>
                <w:rFonts w:ascii="Courier New" w:eastAsiaTheme="minorEastAsia" w:hAnsi="Courier New" w:cs="Courier New"/>
                <w:color w:val="A020F0"/>
                <w:sz w:val="20"/>
                <w:szCs w:val="20"/>
                <w:lang w:val="en-US" w:eastAsia="zh-CN"/>
              </w:rPr>
              <w:t>'10W0N'</w:t>
            </w:r>
            <w:r w:rsidRPr="00BF5133">
              <w:rPr>
                <w:rFonts w:ascii="Courier New" w:eastAsiaTheme="minorEastAsia" w:hAnsi="Courier New" w:cs="Courier New"/>
                <w:color w:val="000000"/>
                <w:sz w:val="20"/>
                <w:szCs w:val="20"/>
                <w:lang w:val="en-US" w:eastAsia="zh-CN"/>
              </w:rPr>
              <w:t>;</w:t>
            </w:r>
          </w:p>
          <w:p w14:paraId="79903955" w14:textId="2CF45B9B" w:rsidR="00BF5133" w:rsidRPr="00BF5133" w:rsidRDefault="00BF5133" w:rsidP="003C4F81">
            <w:pPr>
              <w:suppressAutoHyphens w:val="0"/>
              <w:autoSpaceDE w:val="0"/>
              <w:autoSpaceDN w:val="0"/>
              <w:adjustRightInd w:val="0"/>
              <w:rPr>
                <w:rFonts w:ascii="Courier New" w:eastAsiaTheme="minorEastAsia" w:hAnsi="Courier New" w:cs="Courier New"/>
                <w:color w:val="228B22"/>
                <w:sz w:val="20"/>
                <w:szCs w:val="20"/>
                <w:lang w:eastAsia="zh-CN"/>
              </w:rPr>
            </w:pPr>
            <w:r>
              <w:rPr>
                <w:rFonts w:ascii="Courier New" w:eastAsiaTheme="minorEastAsia" w:hAnsi="Courier New" w:cs="Courier New"/>
                <w:color w:val="000000"/>
                <w:sz w:val="20"/>
                <w:szCs w:val="20"/>
                <w:lang w:eastAsia="zh-CN"/>
              </w:rPr>
              <w:t xml:space="preserve">mooring.lat=00+00/60; </w:t>
            </w:r>
            <w:r>
              <w:rPr>
                <w:rFonts w:ascii="Courier New" w:eastAsiaTheme="minorEastAsia" w:hAnsi="Courier New" w:cs="Courier New"/>
                <w:color w:val="228B22"/>
                <w:sz w:val="20"/>
                <w:szCs w:val="20"/>
                <w:lang w:eastAsia="zh-CN"/>
              </w:rPr>
              <w:t>%latitude en degrés décimaux</w:t>
            </w:r>
          </w:p>
          <w:p w14:paraId="242255F3" w14:textId="356B082D" w:rsidR="003F2BC6" w:rsidRPr="003F2BC6" w:rsidRDefault="00BF5133" w:rsidP="003C4F81">
            <w:pPr>
              <w:suppressAutoHyphens w:val="0"/>
              <w:autoSpaceDE w:val="0"/>
              <w:autoSpaceDN w:val="0"/>
              <w:adjustRightInd w:val="0"/>
              <w:rPr>
                <w:rFonts w:ascii="Courier New" w:eastAsiaTheme="minorEastAsia" w:hAnsi="Courier New" w:cs="Courier New"/>
                <w:sz w:val="24"/>
                <w:szCs w:val="24"/>
                <w:lang w:eastAsia="zh-CN"/>
              </w:rPr>
            </w:pPr>
            <w:r>
              <w:rPr>
                <w:rFonts w:ascii="Courier New" w:eastAsiaTheme="minorEastAsia" w:hAnsi="Courier New" w:cs="Courier New"/>
                <w:color w:val="000000"/>
                <w:sz w:val="20"/>
                <w:szCs w:val="20"/>
                <w:lang w:eastAsia="zh-CN"/>
              </w:rPr>
              <w:t xml:space="preserve">mooring.lon=-10+00/60; </w:t>
            </w:r>
            <w:r>
              <w:rPr>
                <w:rFonts w:ascii="Courier New" w:eastAsiaTheme="minorEastAsia" w:hAnsi="Courier New" w:cs="Courier New"/>
                <w:color w:val="228B22"/>
                <w:sz w:val="20"/>
                <w:szCs w:val="20"/>
                <w:lang w:eastAsia="zh-CN"/>
              </w:rPr>
              <w:t>%longitude en degrés décimaux</w:t>
            </w:r>
          </w:p>
        </w:tc>
      </w:tr>
    </w:tbl>
    <w:p w14:paraId="5F044936" w14:textId="77777777" w:rsidR="006B23BB" w:rsidRDefault="006B23BB" w:rsidP="006B23BB">
      <w:pPr>
        <w:pStyle w:val="Titre3"/>
        <w:numPr>
          <w:ilvl w:val="0"/>
          <w:numId w:val="0"/>
        </w:numPr>
        <w:spacing w:before="0" w:after="0"/>
        <w:ind w:left="1224"/>
      </w:pPr>
    </w:p>
    <w:p w14:paraId="0A2FBDF2" w14:textId="29064602" w:rsidR="00F609DA" w:rsidRDefault="00BE3317" w:rsidP="003C4F81">
      <w:pPr>
        <w:pStyle w:val="Titre3"/>
        <w:spacing w:before="0" w:after="0"/>
      </w:pPr>
      <w:bookmarkStart w:id="11" w:name="_Toc482366756"/>
      <w:r>
        <w:t>Définir l</w:t>
      </w:r>
      <w:r w:rsidR="00F609DA">
        <w:t>es paramètres de l’ADCP</w:t>
      </w:r>
      <w:bookmarkEnd w:id="11"/>
    </w:p>
    <w:p w14:paraId="63F52DFD" w14:textId="77777777" w:rsidR="006C56C8" w:rsidRDefault="006C56C8" w:rsidP="003C4F81"/>
    <w:p w14:paraId="6636D7AD" w14:textId="483923EC" w:rsidR="00570E45" w:rsidRPr="00222A54" w:rsidRDefault="000015D0" w:rsidP="003C4F81">
      <w:pPr>
        <w:pStyle w:val="Paragraphedeliste"/>
        <w:numPr>
          <w:ilvl w:val="0"/>
          <w:numId w:val="4"/>
        </w:numPr>
        <w:jc w:val="both"/>
      </w:pPr>
      <w:r w:rsidRPr="00222A54">
        <w:t>Veuillez indiquer, comme dans l’</w:t>
      </w:r>
      <w:r w:rsidR="00570E45" w:rsidRPr="00222A54">
        <w:t>exemple ci-dessous</w:t>
      </w:r>
      <w:r w:rsidR="00C50BAC" w:rsidRPr="00222A54">
        <w:t> :</w:t>
      </w:r>
      <w:r w:rsidRPr="00222A54">
        <w:t xml:space="preserve"> </w:t>
      </w:r>
    </w:p>
    <w:p w14:paraId="69CC0953" w14:textId="77777777" w:rsidR="00570E45" w:rsidRPr="00222A54" w:rsidRDefault="000015D0" w:rsidP="003C4F81">
      <w:pPr>
        <w:pStyle w:val="Paragraphedeliste"/>
        <w:numPr>
          <w:ilvl w:val="1"/>
          <w:numId w:val="4"/>
        </w:numPr>
        <w:jc w:val="both"/>
      </w:pPr>
      <w:r w:rsidRPr="00222A54">
        <w:t>le numéro de série de l’</w:t>
      </w:r>
      <w:r w:rsidR="00570E45" w:rsidRPr="00222A54">
        <w:t>ADCP</w:t>
      </w:r>
      <w:r w:rsidRPr="00222A54">
        <w:t xml:space="preserve"> </w:t>
      </w:r>
    </w:p>
    <w:p w14:paraId="17D6E2A7" w14:textId="77777777" w:rsidR="00570E45" w:rsidRPr="00222A54" w:rsidRDefault="000015D0" w:rsidP="003C4F81">
      <w:pPr>
        <w:pStyle w:val="Paragraphedeliste"/>
        <w:numPr>
          <w:ilvl w:val="1"/>
          <w:numId w:val="4"/>
        </w:numPr>
        <w:jc w:val="both"/>
      </w:pPr>
      <w:r w:rsidRPr="00222A54">
        <w:t>le type d’</w:t>
      </w:r>
      <w:r w:rsidR="004C7B0F" w:rsidRPr="00222A54">
        <w:t xml:space="preserve">ADCP utilisé </w:t>
      </w:r>
    </w:p>
    <w:p w14:paraId="13256DAC" w14:textId="77777777" w:rsidR="00570E45" w:rsidRPr="00222A54" w:rsidRDefault="004C7B0F" w:rsidP="003C4F81">
      <w:pPr>
        <w:pStyle w:val="Paragraphedeliste"/>
        <w:numPr>
          <w:ilvl w:val="1"/>
          <w:numId w:val="4"/>
        </w:numPr>
        <w:jc w:val="both"/>
      </w:pPr>
      <w:r w:rsidRPr="00222A54">
        <w:t>l</w:t>
      </w:r>
      <w:r w:rsidR="000015D0" w:rsidRPr="00222A54">
        <w:t>a direction de la tête de l’</w:t>
      </w:r>
      <w:r w:rsidR="00570E45" w:rsidRPr="00222A54">
        <w:t>ADCP</w:t>
      </w:r>
      <w:r w:rsidR="000015D0" w:rsidRPr="00222A54">
        <w:t xml:space="preserve"> </w:t>
      </w:r>
    </w:p>
    <w:p w14:paraId="6FED65AB" w14:textId="77777777" w:rsidR="00570E45" w:rsidRPr="00222A54" w:rsidRDefault="004C7B0F" w:rsidP="003C4F81">
      <w:pPr>
        <w:pStyle w:val="Paragraphedeliste"/>
        <w:numPr>
          <w:ilvl w:val="1"/>
          <w:numId w:val="4"/>
        </w:numPr>
        <w:jc w:val="both"/>
      </w:pPr>
      <w:r w:rsidRPr="00222A54">
        <w:t xml:space="preserve">la profondeur nominale de l’instrument </w:t>
      </w:r>
      <w:r w:rsidR="00555EC3" w:rsidRPr="00222A54">
        <w:t xml:space="preserve">(ceci servira pour </w:t>
      </w:r>
      <w:r w:rsidR="00234B25" w:rsidRPr="00222A54">
        <w:t>l’ordonnée</w:t>
      </w:r>
      <w:r w:rsidR="00555EC3" w:rsidRPr="00222A54">
        <w:t xml:space="preserve"> des figures) </w:t>
      </w:r>
    </w:p>
    <w:p w14:paraId="7446424A" w14:textId="5D54C792" w:rsidR="0076556B" w:rsidRPr="00222A54" w:rsidRDefault="00570E45" w:rsidP="003C4F81">
      <w:pPr>
        <w:pStyle w:val="Paragraphedeliste"/>
        <w:numPr>
          <w:ilvl w:val="1"/>
          <w:numId w:val="4"/>
        </w:numPr>
        <w:jc w:val="both"/>
      </w:pPr>
      <w:r w:rsidRPr="00222A54">
        <w:t>l</w:t>
      </w:r>
      <w:r w:rsidR="00555EC3" w:rsidRPr="00222A54">
        <w:t>e</w:t>
      </w:r>
      <w:r w:rsidR="000B2DB9" w:rsidRPr="00222A54">
        <w:t xml:space="preserve"> n</w:t>
      </w:r>
      <w:r w:rsidR="00D912BE" w:rsidRPr="00222A54">
        <w:t xml:space="preserve">uméro de l’instrument (1 lorsqu’il qu’il </w:t>
      </w:r>
      <w:r w:rsidR="00BA76DF" w:rsidRPr="00222A54">
        <w:t>n’</w:t>
      </w:r>
      <w:r w:rsidR="00D912BE" w:rsidRPr="00222A54">
        <w:t>y a qu’un ADCP)</w:t>
      </w:r>
    </w:p>
    <w:p w14:paraId="75FA76DA" w14:textId="77777777" w:rsidR="00F609DA" w:rsidRDefault="00F609DA" w:rsidP="003C4F81"/>
    <w:tbl>
      <w:tblPr>
        <w:tblStyle w:val="Grilledutableau"/>
        <w:tblpPr w:leftFromText="141" w:rightFromText="141" w:vertAnchor="text" w:horzAnchor="margin" w:tblpY="20"/>
        <w:tblW w:w="0" w:type="auto"/>
        <w:tblLook w:val="04A0" w:firstRow="1" w:lastRow="0" w:firstColumn="1" w:lastColumn="0" w:noHBand="0" w:noVBand="1"/>
      </w:tblPr>
      <w:tblGrid>
        <w:gridCol w:w="9062"/>
      </w:tblGrid>
      <w:tr w:rsidR="00D820AB" w:rsidRPr="005321D7" w14:paraId="039543EC" w14:textId="77777777" w:rsidTr="00D820AB">
        <w:tc>
          <w:tcPr>
            <w:tcW w:w="9062" w:type="dxa"/>
          </w:tcPr>
          <w:p w14:paraId="7BC247B9" w14:textId="77777777" w:rsidR="00D820AB" w:rsidRPr="00D820AB" w:rsidRDefault="00D820AB" w:rsidP="003C4F81">
            <w:pPr>
              <w:suppressAutoHyphens w:val="0"/>
              <w:autoSpaceDE w:val="0"/>
              <w:autoSpaceDN w:val="0"/>
              <w:adjustRightInd w:val="0"/>
              <w:rPr>
                <w:rFonts w:ascii="Courier New" w:eastAsiaTheme="minorEastAsia" w:hAnsi="Courier New" w:cs="Courier New"/>
                <w:sz w:val="24"/>
                <w:szCs w:val="24"/>
                <w:lang w:val="en-US" w:eastAsia="zh-CN"/>
              </w:rPr>
            </w:pPr>
            <w:r w:rsidRPr="00D820AB">
              <w:rPr>
                <w:rFonts w:ascii="Courier New" w:eastAsiaTheme="minorEastAsia" w:hAnsi="Courier New" w:cs="Courier New"/>
                <w:color w:val="228B22"/>
                <w:sz w:val="20"/>
                <w:szCs w:val="20"/>
                <w:lang w:val="en-US" w:eastAsia="zh-CN"/>
              </w:rPr>
              <w:t>% ADCP info</w:t>
            </w:r>
          </w:p>
          <w:p w14:paraId="674675B9" w14:textId="77777777" w:rsidR="00D820AB" w:rsidRPr="00D820AB" w:rsidRDefault="00D820AB" w:rsidP="003C4F81">
            <w:pPr>
              <w:suppressAutoHyphens w:val="0"/>
              <w:autoSpaceDE w:val="0"/>
              <w:autoSpaceDN w:val="0"/>
              <w:adjustRightInd w:val="0"/>
              <w:rPr>
                <w:rFonts w:ascii="Courier New" w:eastAsiaTheme="minorEastAsia" w:hAnsi="Courier New" w:cs="Courier New"/>
                <w:sz w:val="24"/>
                <w:szCs w:val="24"/>
                <w:lang w:val="en-US" w:eastAsia="zh-CN"/>
              </w:rPr>
            </w:pPr>
            <w:r w:rsidRPr="00D820AB">
              <w:rPr>
                <w:rFonts w:ascii="Courier New" w:eastAsiaTheme="minorEastAsia" w:hAnsi="Courier New" w:cs="Courier New"/>
                <w:color w:val="000000"/>
                <w:sz w:val="20"/>
                <w:szCs w:val="20"/>
                <w:lang w:val="en-US" w:eastAsia="zh-CN"/>
              </w:rPr>
              <w:t>adcp.sn=15258;</w:t>
            </w:r>
          </w:p>
          <w:p w14:paraId="151F1B3E" w14:textId="77777777" w:rsidR="00D820AB" w:rsidRPr="00A034FE" w:rsidRDefault="00D820AB" w:rsidP="003C4F81">
            <w:pPr>
              <w:suppressAutoHyphens w:val="0"/>
              <w:autoSpaceDE w:val="0"/>
              <w:autoSpaceDN w:val="0"/>
              <w:adjustRightInd w:val="0"/>
              <w:rPr>
                <w:rFonts w:ascii="Courier New" w:eastAsiaTheme="minorEastAsia" w:hAnsi="Courier New" w:cs="Courier New"/>
                <w:sz w:val="24"/>
                <w:szCs w:val="24"/>
                <w:lang w:val="en-US" w:eastAsia="zh-CN"/>
              </w:rPr>
            </w:pPr>
            <w:r w:rsidRPr="00BE3317">
              <w:rPr>
                <w:rFonts w:ascii="Courier New" w:eastAsiaTheme="minorEastAsia" w:hAnsi="Courier New" w:cs="Courier New"/>
                <w:color w:val="000000"/>
                <w:sz w:val="20"/>
                <w:szCs w:val="20"/>
                <w:lang w:val="en-US" w:eastAsia="zh-CN"/>
              </w:rPr>
              <w:t>adcp.type=</w:t>
            </w:r>
            <w:r w:rsidRPr="00BE3317">
              <w:rPr>
                <w:rFonts w:ascii="Courier New" w:eastAsiaTheme="minorEastAsia" w:hAnsi="Courier New" w:cs="Courier New"/>
                <w:color w:val="A020F0"/>
                <w:sz w:val="20"/>
                <w:szCs w:val="20"/>
                <w:lang w:val="en-US" w:eastAsia="zh-CN"/>
              </w:rPr>
              <w:t>'150 kHz Quartermaster'</w:t>
            </w:r>
            <w:r w:rsidRPr="00BE3317">
              <w:rPr>
                <w:rFonts w:ascii="Courier New" w:eastAsiaTheme="minorEastAsia" w:hAnsi="Courier New" w:cs="Courier New"/>
                <w:color w:val="000000"/>
                <w:sz w:val="20"/>
                <w:szCs w:val="20"/>
                <w:lang w:val="en-US" w:eastAsia="zh-CN"/>
              </w:rPr>
              <w:t>;</w:t>
            </w:r>
            <w:r>
              <w:rPr>
                <w:rFonts w:ascii="Courier New" w:eastAsiaTheme="minorEastAsia" w:hAnsi="Courier New" w:cs="Courier New"/>
                <w:color w:val="000000"/>
                <w:sz w:val="20"/>
                <w:szCs w:val="20"/>
                <w:lang w:val="en-US" w:eastAsia="zh-CN"/>
              </w:rPr>
              <w:t xml:space="preserve"> </w:t>
            </w:r>
            <w:r w:rsidRPr="00A034FE">
              <w:rPr>
                <w:rFonts w:ascii="Courier New" w:eastAsiaTheme="minorEastAsia" w:hAnsi="Courier New" w:cs="Courier New"/>
                <w:color w:val="228B22"/>
                <w:sz w:val="20"/>
                <w:szCs w:val="20"/>
                <w:lang w:val="en-US" w:eastAsia="zh-CN"/>
              </w:rPr>
              <w:t>% Type : ‘Quartermaster’, ‘longranger’</w:t>
            </w:r>
          </w:p>
          <w:p w14:paraId="6564D59D" w14:textId="77777777" w:rsidR="00D820AB" w:rsidRPr="00BE3317" w:rsidRDefault="00D820AB" w:rsidP="003C4F81">
            <w:pPr>
              <w:suppressAutoHyphens w:val="0"/>
              <w:autoSpaceDE w:val="0"/>
              <w:autoSpaceDN w:val="0"/>
              <w:adjustRightInd w:val="0"/>
              <w:rPr>
                <w:rFonts w:ascii="Courier New" w:eastAsiaTheme="minorEastAsia" w:hAnsi="Courier New" w:cs="Courier New"/>
                <w:sz w:val="24"/>
                <w:szCs w:val="24"/>
                <w:lang w:val="en-US" w:eastAsia="zh-CN"/>
              </w:rPr>
            </w:pPr>
            <w:r w:rsidRPr="00BE3317">
              <w:rPr>
                <w:rFonts w:ascii="Courier New" w:eastAsiaTheme="minorEastAsia" w:hAnsi="Courier New" w:cs="Courier New"/>
                <w:color w:val="000000"/>
                <w:sz w:val="20"/>
                <w:szCs w:val="20"/>
                <w:lang w:val="en-US" w:eastAsia="zh-CN"/>
              </w:rPr>
              <w:t>adcp.direction=</w:t>
            </w:r>
            <w:r w:rsidRPr="00BE3317">
              <w:rPr>
                <w:rFonts w:ascii="Courier New" w:eastAsiaTheme="minorEastAsia" w:hAnsi="Courier New" w:cs="Courier New"/>
                <w:color w:val="A020F0"/>
                <w:sz w:val="20"/>
                <w:szCs w:val="20"/>
                <w:lang w:val="en-US" w:eastAsia="zh-CN"/>
              </w:rPr>
              <w:t>'up'</w:t>
            </w:r>
            <w:r w:rsidRPr="00BE3317">
              <w:rPr>
                <w:rFonts w:ascii="Courier New" w:eastAsiaTheme="minorEastAsia" w:hAnsi="Courier New" w:cs="Courier New"/>
                <w:color w:val="000000"/>
                <w:sz w:val="20"/>
                <w:szCs w:val="20"/>
                <w:lang w:val="en-US" w:eastAsia="zh-CN"/>
              </w:rPr>
              <w:t xml:space="preserve">;        </w:t>
            </w:r>
            <w:r w:rsidRPr="00BE3317">
              <w:rPr>
                <w:rFonts w:ascii="Courier New" w:eastAsiaTheme="minorEastAsia" w:hAnsi="Courier New" w:cs="Courier New"/>
                <w:color w:val="228B22"/>
                <w:sz w:val="20"/>
                <w:szCs w:val="20"/>
                <w:lang w:val="en-US" w:eastAsia="zh-CN"/>
              </w:rPr>
              <w:t>% upward-looking 'up', downward-looking 'dn'</w:t>
            </w:r>
          </w:p>
          <w:p w14:paraId="6863DBCC" w14:textId="77777777" w:rsidR="00D820AB" w:rsidRPr="00A034FE" w:rsidRDefault="00D820AB" w:rsidP="003C4F81">
            <w:pPr>
              <w:suppressAutoHyphens w:val="0"/>
              <w:autoSpaceDE w:val="0"/>
              <w:autoSpaceDN w:val="0"/>
              <w:adjustRightInd w:val="0"/>
              <w:rPr>
                <w:rFonts w:ascii="Courier New" w:eastAsiaTheme="minorEastAsia" w:hAnsi="Courier New" w:cs="Courier New"/>
                <w:color w:val="228B22"/>
                <w:sz w:val="20"/>
                <w:szCs w:val="20"/>
                <w:lang w:val="en-US" w:eastAsia="zh-CN"/>
              </w:rPr>
            </w:pPr>
            <w:r w:rsidRPr="00A034FE">
              <w:rPr>
                <w:rFonts w:ascii="Courier New" w:eastAsiaTheme="minorEastAsia" w:hAnsi="Courier New" w:cs="Courier New"/>
                <w:color w:val="000000"/>
                <w:sz w:val="20"/>
                <w:szCs w:val="20"/>
                <w:lang w:val="en-US" w:eastAsia="zh-CN"/>
              </w:rPr>
              <w:t xml:space="preserve">adcp.instr_depth=178;       </w:t>
            </w:r>
            <w:r w:rsidRPr="00A034FE">
              <w:rPr>
                <w:rFonts w:ascii="Courier New" w:eastAsiaTheme="minorEastAsia" w:hAnsi="Courier New" w:cs="Courier New"/>
                <w:color w:val="228B22"/>
                <w:sz w:val="20"/>
                <w:szCs w:val="20"/>
                <w:lang w:val="en-US" w:eastAsia="zh-CN"/>
              </w:rPr>
              <w:t>% nominal instrument depth</w:t>
            </w:r>
          </w:p>
          <w:p w14:paraId="59F4134D" w14:textId="77777777" w:rsidR="00D820AB" w:rsidRPr="000B2DB9" w:rsidRDefault="00D820AB" w:rsidP="003C4F81">
            <w:pPr>
              <w:suppressAutoHyphens w:val="0"/>
              <w:autoSpaceDE w:val="0"/>
              <w:autoSpaceDN w:val="0"/>
              <w:adjustRightInd w:val="0"/>
              <w:rPr>
                <w:rFonts w:ascii="Courier New" w:eastAsiaTheme="minorEastAsia" w:hAnsi="Courier New" w:cs="Courier New"/>
                <w:sz w:val="24"/>
                <w:szCs w:val="24"/>
                <w:lang w:val="en-US" w:eastAsia="zh-CN"/>
              </w:rPr>
            </w:pPr>
            <w:r w:rsidRPr="000B2DB9">
              <w:rPr>
                <w:rFonts w:ascii="Courier New" w:eastAsiaTheme="minorEastAsia" w:hAnsi="Courier New" w:cs="Courier New"/>
                <w:color w:val="000000"/>
                <w:sz w:val="20"/>
                <w:szCs w:val="20"/>
                <w:lang w:val="en-US" w:eastAsia="zh-CN"/>
              </w:rPr>
              <w:t xml:space="preserve">instr=1;                    </w:t>
            </w:r>
            <w:r w:rsidRPr="000B2DB9">
              <w:rPr>
                <w:rFonts w:ascii="Courier New" w:eastAsiaTheme="minorEastAsia" w:hAnsi="Courier New" w:cs="Courier New"/>
                <w:color w:val="228B22"/>
                <w:sz w:val="20"/>
                <w:szCs w:val="20"/>
                <w:lang w:val="en-US" w:eastAsia="zh-CN"/>
              </w:rPr>
              <w:t>% this is just for name convention and sorting of all mooring instruments</w:t>
            </w:r>
          </w:p>
        </w:tc>
      </w:tr>
    </w:tbl>
    <w:p w14:paraId="0D1A946B" w14:textId="77777777" w:rsidR="00D820AB" w:rsidRPr="00A034FE" w:rsidRDefault="00D820AB" w:rsidP="003C4F81">
      <w:pPr>
        <w:rPr>
          <w:lang w:val="en-US"/>
        </w:rPr>
      </w:pPr>
    </w:p>
    <w:p w14:paraId="2800F9FA" w14:textId="46C5EA33" w:rsidR="00462788" w:rsidRDefault="002926DB" w:rsidP="003C4F81">
      <w:pPr>
        <w:pStyle w:val="Titre3"/>
        <w:spacing w:before="0" w:after="0"/>
      </w:pPr>
      <w:bookmarkStart w:id="12" w:name="_Toc482366757"/>
      <w:r>
        <w:t xml:space="preserve">Définir les valeurs de </w:t>
      </w:r>
      <w:r w:rsidR="006E0288">
        <w:t>d</w:t>
      </w:r>
      <w:r w:rsidR="002D0A7B">
        <w:t>éviation magnétique moyenne</w:t>
      </w:r>
      <w:bookmarkEnd w:id="12"/>
    </w:p>
    <w:p w14:paraId="3CEBEB0F" w14:textId="77777777" w:rsidR="00D820AB" w:rsidRPr="00D820AB" w:rsidRDefault="00D820AB" w:rsidP="003C4F81"/>
    <w:p w14:paraId="2F50DCBE" w14:textId="523B4C93" w:rsidR="00A06241" w:rsidRPr="00DE56FF" w:rsidRDefault="002D0A7B" w:rsidP="003C4F81">
      <w:pPr>
        <w:ind w:firstLine="360"/>
        <w:jc w:val="both"/>
      </w:pPr>
      <w:r w:rsidRPr="00DE56FF">
        <w:t xml:space="preserve">Si l’ADCP n’a pas été configuré pour corriger la déviation magnétique </w:t>
      </w:r>
      <w:r w:rsidR="00831E6E" w:rsidRPr="00DE56FF">
        <w:rPr>
          <w:lang w:eastAsia="fr-FR"/>
        </w:rPr>
        <w:t>(code « </w:t>
      </w:r>
      <w:r w:rsidR="00831E6E" w:rsidRPr="00DE56FF">
        <w:rPr>
          <w:color w:val="00B0F0"/>
          <w:lang w:eastAsia="fr-FR"/>
        </w:rPr>
        <w:t>EA0</w:t>
      </w:r>
      <w:r w:rsidR="00831E6E" w:rsidRPr="00DE56FF">
        <w:rPr>
          <w:lang w:eastAsia="fr-FR"/>
        </w:rPr>
        <w:t> »</w:t>
      </w:r>
      <w:r w:rsidRPr="00DE56FF">
        <w:rPr>
          <w:lang w:eastAsia="fr-FR"/>
        </w:rPr>
        <w:t xml:space="preserve"> dans l</w:t>
      </w:r>
      <w:r w:rsidR="00A06241" w:rsidRPr="00DE56FF">
        <w:rPr>
          <w:lang w:eastAsia="fr-FR"/>
        </w:rPr>
        <w:t>e fichier de configuration »), vous devez indiquer les valeurs de déviation</w:t>
      </w:r>
      <w:r w:rsidRPr="00DE56FF">
        <w:rPr>
          <w:lang w:eastAsia="fr-FR"/>
        </w:rPr>
        <w:t xml:space="preserve"> </w:t>
      </w:r>
      <w:r w:rsidR="00A06241" w:rsidRPr="00DE56FF">
        <w:t>aux dates de déploiement et de récupération du mouillage. Pour cela :</w:t>
      </w:r>
    </w:p>
    <w:p w14:paraId="17BB7C2B" w14:textId="77777777" w:rsidR="00A06241" w:rsidRPr="00DE56FF" w:rsidRDefault="00A06241" w:rsidP="003C4F81">
      <w:pPr>
        <w:ind w:firstLine="360"/>
        <w:jc w:val="both"/>
      </w:pPr>
    </w:p>
    <w:p w14:paraId="2724C86E" w14:textId="3B4BC5C6" w:rsidR="001A3B6D" w:rsidRPr="00DE56FF" w:rsidRDefault="001A3B6D" w:rsidP="003C4F81">
      <w:pPr>
        <w:pStyle w:val="Paragraphedeliste"/>
        <w:numPr>
          <w:ilvl w:val="0"/>
          <w:numId w:val="4"/>
        </w:numPr>
        <w:jc w:val="both"/>
        <w:rPr>
          <w:color w:val="0000FF" w:themeColor="hyperlink"/>
          <w:u w:val="single"/>
          <w:lang w:eastAsia="fr-FR"/>
        </w:rPr>
      </w:pPr>
      <w:r w:rsidRPr="00DE56FF">
        <w:t xml:space="preserve">Cliquez sur le lien suivant, </w:t>
      </w:r>
      <w:hyperlink r:id="rId10" w:anchor="declination" w:history="1">
        <w:r w:rsidR="002D0A7B" w:rsidRPr="00DE56FF">
          <w:rPr>
            <w:rStyle w:val="Lienhypertexte"/>
            <w:color w:val="auto"/>
            <w:lang w:eastAsia="fr-FR"/>
          </w:rPr>
          <w:t>http://www.ngdc.noaa.gov/geomag-web/#declination</w:t>
        </w:r>
      </w:hyperlink>
      <w:r w:rsidR="00ED3FE7" w:rsidRPr="00DE56FF">
        <w:rPr>
          <w:rStyle w:val="Lienhypertexte"/>
          <w:color w:val="auto"/>
          <w:u w:val="none"/>
          <w:lang w:eastAsia="fr-FR"/>
        </w:rPr>
        <w:t>.</w:t>
      </w:r>
      <w:r w:rsidR="002D0A7B" w:rsidRPr="00DE56FF">
        <w:t xml:space="preserve"> </w:t>
      </w:r>
      <w:r w:rsidR="00ED3FE7" w:rsidRPr="00DE56FF">
        <w:t>Cf. Figure 2</w:t>
      </w:r>
    </w:p>
    <w:p w14:paraId="7A512569" w14:textId="77777777" w:rsidR="009B44F0" w:rsidRPr="00DE56FF" w:rsidRDefault="009B44F0" w:rsidP="003C4F81">
      <w:pPr>
        <w:pStyle w:val="Paragraphedeliste"/>
        <w:numPr>
          <w:ilvl w:val="0"/>
          <w:numId w:val="4"/>
        </w:numPr>
        <w:jc w:val="both"/>
        <w:rPr>
          <w:color w:val="0000FF" w:themeColor="hyperlink"/>
          <w:u w:val="single"/>
          <w:lang w:eastAsia="fr-FR"/>
        </w:rPr>
      </w:pPr>
      <w:r w:rsidRPr="00DE56FF">
        <w:t>Indiquer la latitude et la longitude</w:t>
      </w:r>
    </w:p>
    <w:p w14:paraId="5767E9CC" w14:textId="423DA653" w:rsidR="002D0A7B" w:rsidRPr="00DE56FF" w:rsidRDefault="002D0A7B" w:rsidP="003C4F81">
      <w:pPr>
        <w:pStyle w:val="Paragraphedeliste"/>
        <w:numPr>
          <w:ilvl w:val="0"/>
          <w:numId w:val="4"/>
        </w:numPr>
        <w:jc w:val="both"/>
        <w:rPr>
          <w:color w:val="0000FF" w:themeColor="hyperlink"/>
          <w:u w:val="single"/>
          <w:lang w:eastAsia="fr-FR"/>
        </w:rPr>
      </w:pPr>
      <w:r w:rsidRPr="00DE56FF">
        <w:t>Sélectionner le modèle IGRF</w:t>
      </w:r>
    </w:p>
    <w:p w14:paraId="52229C1D" w14:textId="14CBD5D6" w:rsidR="009B44F0" w:rsidRPr="00DE56FF" w:rsidRDefault="009B44F0" w:rsidP="003C4F81">
      <w:pPr>
        <w:pStyle w:val="Paragraphedeliste"/>
        <w:numPr>
          <w:ilvl w:val="0"/>
          <w:numId w:val="4"/>
        </w:numPr>
        <w:jc w:val="both"/>
        <w:rPr>
          <w:color w:val="0000FF" w:themeColor="hyperlink"/>
          <w:u w:val="single"/>
          <w:lang w:eastAsia="fr-FR"/>
        </w:rPr>
      </w:pPr>
      <w:r w:rsidRPr="00DE56FF">
        <w:t>Indiquer la date de déploiement</w:t>
      </w:r>
    </w:p>
    <w:p w14:paraId="6AD7294A" w14:textId="6788AA6F" w:rsidR="009B44F0" w:rsidRPr="00DE56FF" w:rsidRDefault="009B44F0" w:rsidP="003C4F81">
      <w:pPr>
        <w:pStyle w:val="Paragraphedeliste"/>
        <w:numPr>
          <w:ilvl w:val="0"/>
          <w:numId w:val="4"/>
        </w:numPr>
        <w:jc w:val="both"/>
        <w:rPr>
          <w:color w:val="0000FF" w:themeColor="hyperlink"/>
          <w:u w:val="single"/>
          <w:lang w:eastAsia="fr-FR"/>
        </w:rPr>
      </w:pPr>
      <w:r w:rsidRPr="00DE56FF">
        <w:t>Laisser le format de sortie cocher sur « </w:t>
      </w:r>
      <w:r w:rsidRPr="00DE56FF">
        <w:rPr>
          <w:color w:val="00B0F0"/>
        </w:rPr>
        <w:t>HTML</w:t>
      </w:r>
      <w:r w:rsidRPr="00DE56FF">
        <w:t> »</w:t>
      </w:r>
    </w:p>
    <w:p w14:paraId="6F925800" w14:textId="4CFE9415" w:rsidR="009B44F0" w:rsidRPr="00DE56FF" w:rsidRDefault="009B44F0" w:rsidP="003C4F81">
      <w:pPr>
        <w:pStyle w:val="Paragraphedeliste"/>
        <w:numPr>
          <w:ilvl w:val="0"/>
          <w:numId w:val="4"/>
        </w:numPr>
        <w:jc w:val="both"/>
        <w:rPr>
          <w:color w:val="0000FF" w:themeColor="hyperlink"/>
          <w:u w:val="single"/>
          <w:lang w:eastAsia="fr-FR"/>
        </w:rPr>
      </w:pPr>
      <w:r w:rsidRPr="00DE56FF">
        <w:t>Cliquer sur « </w:t>
      </w:r>
      <w:r w:rsidRPr="00DE56FF">
        <w:rPr>
          <w:color w:val="00B0F0"/>
        </w:rPr>
        <w:t>Calculate</w:t>
      </w:r>
      <w:r w:rsidRPr="00DE56FF">
        <w:t> »</w:t>
      </w:r>
    </w:p>
    <w:p w14:paraId="4FD19791" w14:textId="356EC45F" w:rsidR="00ED3FE7" w:rsidRPr="00DE56FF" w:rsidRDefault="00ED3FE7" w:rsidP="003C4F81">
      <w:pPr>
        <w:pStyle w:val="Paragraphedeliste"/>
        <w:numPr>
          <w:ilvl w:val="0"/>
          <w:numId w:val="4"/>
        </w:numPr>
        <w:jc w:val="both"/>
        <w:rPr>
          <w:color w:val="0000FF" w:themeColor="hyperlink"/>
          <w:u w:val="single"/>
          <w:lang w:eastAsia="fr-FR"/>
        </w:rPr>
      </w:pPr>
      <w:r w:rsidRPr="00DE56FF">
        <w:t>Une fenêtre apparait</w:t>
      </w:r>
      <w:r w:rsidR="00A54FE3" w:rsidRPr="00DE56FF">
        <w:t xml:space="preserve"> (Declination)</w:t>
      </w:r>
      <w:r w:rsidRPr="00DE56FF">
        <w:t>, notez la valeur que vous obtenez. Cf. Figure 2</w:t>
      </w:r>
    </w:p>
    <w:p w14:paraId="6B3BCC6D" w14:textId="3C896097" w:rsidR="00A54FE3" w:rsidRPr="00DE56FF" w:rsidRDefault="00A54FE3" w:rsidP="003C4F81">
      <w:pPr>
        <w:pStyle w:val="Paragraphedeliste"/>
        <w:numPr>
          <w:ilvl w:val="0"/>
          <w:numId w:val="4"/>
        </w:numPr>
        <w:jc w:val="both"/>
        <w:rPr>
          <w:color w:val="0000FF" w:themeColor="hyperlink"/>
          <w:u w:val="single"/>
          <w:lang w:eastAsia="fr-FR"/>
        </w:rPr>
      </w:pPr>
      <w:r w:rsidRPr="00DE56FF">
        <w:rPr>
          <w:lang w:eastAsia="fr-FR"/>
        </w:rPr>
        <w:t>Fermé la fenêtre « </w:t>
      </w:r>
      <w:r w:rsidRPr="00DE56FF">
        <w:rPr>
          <w:color w:val="00B0F0"/>
          <w:lang w:eastAsia="fr-FR"/>
        </w:rPr>
        <w:t>Declination </w:t>
      </w:r>
      <w:r w:rsidRPr="00DE56FF">
        <w:rPr>
          <w:lang w:eastAsia="fr-FR"/>
        </w:rPr>
        <w:t>» et recommencer l’opération en mettant la date de relevage du mouillage, notez la valeur.</w:t>
      </w:r>
    </w:p>
    <w:p w14:paraId="704B1BAE" w14:textId="7E55FB12" w:rsidR="00E876DA" w:rsidRPr="00DE56FF" w:rsidRDefault="00E876DA" w:rsidP="003C4F81">
      <w:pPr>
        <w:pStyle w:val="Paragraphedeliste"/>
        <w:numPr>
          <w:ilvl w:val="0"/>
          <w:numId w:val="4"/>
        </w:numPr>
        <w:autoSpaceDE w:val="0"/>
        <w:autoSpaceDN w:val="0"/>
        <w:adjustRightInd w:val="0"/>
        <w:jc w:val="both"/>
        <w:rPr>
          <w:lang w:eastAsia="fr-FR"/>
        </w:rPr>
      </w:pPr>
      <w:r w:rsidRPr="00DE56FF">
        <w:rPr>
          <w:lang w:eastAsia="fr-FR"/>
        </w:rPr>
        <w:t>Saisir les valeurs obtenues dans le programme comme dans l’exemple ci-dessous :</w:t>
      </w:r>
    </w:p>
    <w:p w14:paraId="0C71D7B4" w14:textId="77777777" w:rsidR="00E876DA" w:rsidRPr="002D0A7B" w:rsidRDefault="00E876DA" w:rsidP="003C4F81">
      <w:pPr>
        <w:pStyle w:val="Paragraphedeliste"/>
      </w:pPr>
    </w:p>
    <w:tbl>
      <w:tblPr>
        <w:tblStyle w:val="Grilledutableau"/>
        <w:tblW w:w="0" w:type="auto"/>
        <w:tblLook w:val="04A0" w:firstRow="1" w:lastRow="0" w:firstColumn="1" w:lastColumn="0" w:noHBand="0" w:noVBand="1"/>
      </w:tblPr>
      <w:tblGrid>
        <w:gridCol w:w="9062"/>
      </w:tblGrid>
      <w:tr w:rsidR="00E876DA" w14:paraId="59CE7F78" w14:textId="77777777" w:rsidTr="00A82A38">
        <w:tc>
          <w:tcPr>
            <w:tcW w:w="9062" w:type="dxa"/>
          </w:tcPr>
          <w:p w14:paraId="066CC0AD" w14:textId="22AF8138" w:rsidR="00E876DA" w:rsidRDefault="00E876DA" w:rsidP="003C4F81">
            <w:pPr>
              <w:suppressAutoHyphens w:val="0"/>
              <w:autoSpaceDE w:val="0"/>
              <w:autoSpaceDN w:val="0"/>
              <w:adjustRightInd w:val="0"/>
              <w:rPr>
                <w:rFonts w:ascii="Courier New" w:eastAsiaTheme="minorEastAsia" w:hAnsi="Courier New" w:cs="Courier New"/>
                <w:sz w:val="24"/>
                <w:szCs w:val="24"/>
                <w:lang w:eastAsia="zh-CN"/>
              </w:rPr>
            </w:pPr>
            <w:r>
              <w:rPr>
                <w:rFonts w:ascii="Courier New" w:eastAsiaTheme="minorEastAsia" w:hAnsi="Courier New" w:cs="Courier New"/>
                <w:color w:val="228B22"/>
                <w:sz w:val="20"/>
                <w:szCs w:val="20"/>
                <w:lang w:eastAsia="zh-CN"/>
              </w:rPr>
              <w:t xml:space="preserve">% </w:t>
            </w:r>
            <w:r w:rsidR="004E64EC">
              <w:rPr>
                <w:rFonts w:ascii="Courier New" w:eastAsiaTheme="minorEastAsia" w:hAnsi="Courier New" w:cs="Courier New"/>
                <w:color w:val="228B22"/>
                <w:sz w:val="20"/>
                <w:szCs w:val="20"/>
                <w:lang w:eastAsia="zh-CN"/>
              </w:rPr>
              <w:t>M</w:t>
            </w:r>
            <w:r>
              <w:rPr>
                <w:rFonts w:ascii="Courier New" w:eastAsiaTheme="minorEastAsia" w:hAnsi="Courier New" w:cs="Courier New"/>
                <w:color w:val="228B22"/>
                <w:sz w:val="20"/>
                <w:szCs w:val="20"/>
                <w:lang w:eastAsia="zh-CN"/>
              </w:rPr>
              <w:t>agnetic deviation values</w:t>
            </w:r>
          </w:p>
          <w:p w14:paraId="15286DBD" w14:textId="77777777" w:rsidR="00E876DA" w:rsidRDefault="00E876DA" w:rsidP="003C4F81">
            <w:pPr>
              <w:suppressAutoHyphens w:val="0"/>
              <w:autoSpaceDE w:val="0"/>
              <w:autoSpaceDN w:val="0"/>
              <w:adjustRightInd w:val="0"/>
              <w:rPr>
                <w:rFonts w:ascii="Courier New" w:eastAsiaTheme="minorEastAsia" w:hAnsi="Courier New" w:cs="Courier New"/>
                <w:sz w:val="24"/>
                <w:szCs w:val="24"/>
                <w:lang w:eastAsia="zh-CN"/>
              </w:rPr>
            </w:pPr>
            <w:r>
              <w:rPr>
                <w:rFonts w:ascii="Courier New" w:eastAsiaTheme="minorEastAsia" w:hAnsi="Courier New" w:cs="Courier New"/>
                <w:color w:val="000000"/>
                <w:sz w:val="20"/>
                <w:szCs w:val="20"/>
                <w:lang w:eastAsia="zh-CN"/>
              </w:rPr>
              <w:t>magnetic_deviation_ini = 15.11;</w:t>
            </w:r>
          </w:p>
          <w:p w14:paraId="4B06AAAD" w14:textId="77777777" w:rsidR="00E876DA" w:rsidRPr="002D0A7B" w:rsidRDefault="00E876DA" w:rsidP="003C4F81">
            <w:pPr>
              <w:suppressAutoHyphens w:val="0"/>
              <w:autoSpaceDE w:val="0"/>
              <w:autoSpaceDN w:val="0"/>
              <w:adjustRightInd w:val="0"/>
              <w:rPr>
                <w:rFonts w:ascii="Courier New" w:eastAsiaTheme="minorEastAsia" w:hAnsi="Courier New" w:cs="Courier New"/>
                <w:sz w:val="24"/>
                <w:szCs w:val="24"/>
                <w:lang w:eastAsia="zh-CN"/>
              </w:rPr>
            </w:pPr>
            <w:r>
              <w:rPr>
                <w:rFonts w:ascii="Courier New" w:eastAsiaTheme="minorEastAsia" w:hAnsi="Courier New" w:cs="Courier New"/>
                <w:color w:val="000000"/>
                <w:sz w:val="20"/>
                <w:szCs w:val="20"/>
                <w:lang w:eastAsia="zh-CN"/>
              </w:rPr>
              <w:t>magnetic_deviation_end = 15.01;</w:t>
            </w:r>
          </w:p>
        </w:tc>
      </w:tr>
    </w:tbl>
    <w:p w14:paraId="33144A68" w14:textId="77777777" w:rsidR="00CC1019" w:rsidRDefault="00ED3FE7" w:rsidP="003C4F81">
      <w:pPr>
        <w:keepNext/>
        <w:jc w:val="center"/>
      </w:pPr>
      <w:r w:rsidRPr="00FC47F2">
        <w:rPr>
          <w:noProof/>
          <w:lang w:eastAsia="fr-FR"/>
        </w:rPr>
        <w:lastRenderedPageBreak/>
        <w:drawing>
          <wp:inline distT="0" distB="0" distL="0" distR="0" wp14:anchorId="308E3296" wp14:editId="1E99EA0C">
            <wp:extent cx="4737837" cy="3352800"/>
            <wp:effectExtent l="76200" t="76200" r="139065" b="133350"/>
            <wp:docPr id="7" name="Image 7" descr="C:\Users\cbacheli\Documents\IRD_US_IMAGO\DOCUMENTATIONS IRD\INSTRUCTIONS\00_PHOTOS SUPPORTS\Photos_utilisees_instr_traitement_adcp_mouillage\2b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bacheli\Documents\IRD_US_IMAGO\DOCUMENTATIONS IRD\INSTRUCTIONS\00_PHOTOS SUPPORTS\Photos_utilisees_instr_traitement_adcp_mouillage\2bi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57764" cy="3366902"/>
                    </a:xfrm>
                    <a:prstGeom prst="rect">
                      <a:avLst/>
                    </a:prstGeom>
                    <a:ln w="2857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23380C0B" w14:textId="37020E45" w:rsidR="00831E6E" w:rsidRDefault="00CC1019" w:rsidP="003C4F81">
      <w:pPr>
        <w:pStyle w:val="Lgende"/>
        <w:spacing w:after="0"/>
        <w:jc w:val="center"/>
        <w:rPr>
          <w:color w:val="auto"/>
        </w:rPr>
      </w:pPr>
      <w:bookmarkStart w:id="13" w:name="_Toc482366919"/>
      <w:r w:rsidRPr="00CC1019">
        <w:rPr>
          <w:color w:val="auto"/>
        </w:rPr>
        <w:t xml:space="preserve">Figure </w:t>
      </w:r>
      <w:r w:rsidRPr="00CC1019">
        <w:rPr>
          <w:color w:val="auto"/>
        </w:rPr>
        <w:fldChar w:fldCharType="begin"/>
      </w:r>
      <w:r w:rsidRPr="00CC1019">
        <w:rPr>
          <w:color w:val="auto"/>
        </w:rPr>
        <w:instrText xml:space="preserve"> SEQ Figure \* ARABIC </w:instrText>
      </w:r>
      <w:r w:rsidRPr="00CC1019">
        <w:rPr>
          <w:color w:val="auto"/>
        </w:rPr>
        <w:fldChar w:fldCharType="separate"/>
      </w:r>
      <w:r w:rsidR="00FD0AC5">
        <w:rPr>
          <w:noProof/>
          <w:color w:val="auto"/>
        </w:rPr>
        <w:t>2</w:t>
      </w:r>
      <w:r w:rsidRPr="00CC1019">
        <w:rPr>
          <w:color w:val="auto"/>
        </w:rPr>
        <w:fldChar w:fldCharType="end"/>
      </w:r>
      <w:r w:rsidRPr="00CC1019">
        <w:rPr>
          <w:color w:val="auto"/>
        </w:rPr>
        <w:t xml:space="preserve">: Site </w:t>
      </w:r>
      <w:r w:rsidR="00494D5C">
        <w:rPr>
          <w:color w:val="auto"/>
        </w:rPr>
        <w:t>Web pour le</w:t>
      </w:r>
      <w:r w:rsidRPr="00CC1019">
        <w:rPr>
          <w:color w:val="auto"/>
        </w:rPr>
        <w:t xml:space="preserve"> calcul des déviations magnétiques</w:t>
      </w:r>
      <w:bookmarkEnd w:id="13"/>
    </w:p>
    <w:p w14:paraId="6E426AA1" w14:textId="77777777" w:rsidR="00851A46" w:rsidRPr="00851A46" w:rsidRDefault="00851A46" w:rsidP="003C4F81"/>
    <w:p w14:paraId="7CAE9FFB" w14:textId="77777777" w:rsidR="00851A46" w:rsidRPr="00F25F44" w:rsidRDefault="00851A46" w:rsidP="003C4F81">
      <w:pPr>
        <w:suppressAutoHyphens w:val="0"/>
        <w:autoSpaceDE w:val="0"/>
        <w:autoSpaceDN w:val="0"/>
        <w:adjustRightInd w:val="0"/>
        <w:ind w:firstLine="284"/>
        <w:jc w:val="both"/>
      </w:pPr>
      <w:r w:rsidRPr="00F25F44">
        <w:t>La correction de la déviation magnétique est effectuée par la fonction « </w:t>
      </w:r>
      <w:r w:rsidRPr="00F25F44">
        <w:rPr>
          <w:color w:val="00B0F0"/>
        </w:rPr>
        <w:t>uvrot.m </w:t>
      </w:r>
      <w:r w:rsidRPr="00F25F44">
        <w:t>».</w:t>
      </w:r>
    </w:p>
    <w:p w14:paraId="1A34CECC" w14:textId="525D0ED4" w:rsidR="002D0A7B" w:rsidRPr="00F25F44" w:rsidRDefault="002D0A7B" w:rsidP="003C4F81">
      <w:pPr>
        <w:jc w:val="both"/>
        <w:rPr>
          <w:lang w:eastAsia="fr-FR"/>
        </w:rPr>
      </w:pPr>
    </w:p>
    <w:p w14:paraId="6DA175DE" w14:textId="2299AA2C" w:rsidR="001A3BD0" w:rsidRDefault="001A3BD0" w:rsidP="003C4F81">
      <w:pPr>
        <w:pStyle w:val="Titre3"/>
        <w:spacing w:before="0" w:after="0"/>
      </w:pPr>
      <w:bookmarkStart w:id="14" w:name="_Toc482366758"/>
      <w:r>
        <w:t>Définir les indices pour lesquels l’ADCP est stabilisé</w:t>
      </w:r>
      <w:bookmarkEnd w:id="14"/>
    </w:p>
    <w:p w14:paraId="6A56BB20" w14:textId="77777777" w:rsidR="00A82A38" w:rsidRPr="00A82A38" w:rsidRDefault="00A82A38" w:rsidP="003C4F81"/>
    <w:p w14:paraId="1C559AE9" w14:textId="285886A2" w:rsidR="00A82A38" w:rsidRPr="00F25F44" w:rsidRDefault="00067373" w:rsidP="003C4F81">
      <w:pPr>
        <w:ind w:firstLine="284"/>
        <w:jc w:val="both"/>
      </w:pPr>
      <w:r w:rsidRPr="00F25F44">
        <w:t>Afin de pouvoir définir les indices pour lesquels l’ADCP est stabili</w:t>
      </w:r>
      <w:r w:rsidR="00494D5C" w:rsidRPr="00F25F44">
        <w:t>s</w:t>
      </w:r>
      <w:r w:rsidRPr="00F25F44">
        <w:t xml:space="preserve">é en profondeur, </w:t>
      </w:r>
      <w:r w:rsidR="00494D5C" w:rsidRPr="00F25F44">
        <w:t>il faut</w:t>
      </w:r>
      <w:r w:rsidRPr="00F25F44">
        <w:t xml:space="preserve"> li</w:t>
      </w:r>
      <w:r w:rsidR="00F93789" w:rsidRPr="00F25F44">
        <w:t xml:space="preserve">re les données brutes et tracer la série temporelle </w:t>
      </w:r>
      <w:r w:rsidR="00494D5C" w:rsidRPr="00F25F44">
        <w:t>des valeurs de</w:t>
      </w:r>
      <w:r w:rsidR="00F93789" w:rsidRPr="00F25F44">
        <w:t xml:space="preserve"> pression ; ceci </w:t>
      </w:r>
      <w:r w:rsidRPr="00F25F44">
        <w:t xml:space="preserve">permettra de </w:t>
      </w:r>
      <w:r w:rsidR="00494D5C" w:rsidRPr="00F25F44">
        <w:t xml:space="preserve">sélectionner </w:t>
      </w:r>
      <w:r w:rsidRPr="00F25F44">
        <w:t>les valeurs du premier et du dernier indice.</w:t>
      </w:r>
      <w:r w:rsidR="00F93789" w:rsidRPr="00F25F44">
        <w:t xml:space="preserve"> Pour cela :</w:t>
      </w:r>
    </w:p>
    <w:p w14:paraId="688DECB8" w14:textId="77777777" w:rsidR="001A3BD0" w:rsidRPr="00F25F44" w:rsidRDefault="001A3BD0" w:rsidP="003C4F81"/>
    <w:p w14:paraId="23BD524C" w14:textId="2C7526EA" w:rsidR="00753A0A" w:rsidRPr="00F25F44" w:rsidRDefault="00753A0A" w:rsidP="003C4F81">
      <w:pPr>
        <w:pStyle w:val="Paragraphedeliste"/>
        <w:numPr>
          <w:ilvl w:val="0"/>
          <w:numId w:val="4"/>
        </w:numPr>
        <w:jc w:val="both"/>
      </w:pPr>
      <w:r w:rsidRPr="00F25F44">
        <w:t xml:space="preserve">Enregistrer les modifications effectuées sur le script </w:t>
      </w:r>
      <w:r w:rsidRPr="00F25F44">
        <w:rPr>
          <w:lang w:eastAsia="en-US"/>
        </w:rPr>
        <w:t>« </w:t>
      </w:r>
      <w:r w:rsidRPr="00F25F44">
        <w:rPr>
          <w:color w:val="00B0F0"/>
          <w:lang w:eastAsia="en-US"/>
        </w:rPr>
        <w:t>template_get_adcp_data.m </w:t>
      </w:r>
      <w:r w:rsidRPr="00F25F44">
        <w:rPr>
          <w:lang w:eastAsia="en-US"/>
        </w:rPr>
        <w:t>»</w:t>
      </w:r>
    </w:p>
    <w:p w14:paraId="09D2C48C" w14:textId="270E08AC" w:rsidR="00F93789" w:rsidRPr="00F25F44" w:rsidRDefault="00F37C79" w:rsidP="003C4F81">
      <w:pPr>
        <w:pStyle w:val="Paragraphedeliste"/>
        <w:numPr>
          <w:ilvl w:val="0"/>
          <w:numId w:val="4"/>
        </w:numPr>
        <w:jc w:val="both"/>
      </w:pPr>
      <w:r w:rsidRPr="00F25F44">
        <w:t xml:space="preserve">Sélectionner toutes les lignes de commandes qui se trouvent entre </w:t>
      </w:r>
      <w:r w:rsidR="00D810EB" w:rsidRPr="00F25F44">
        <w:t xml:space="preserve">les lignes </w:t>
      </w:r>
      <w:r w:rsidRPr="00F25F44">
        <w:t>« </w:t>
      </w:r>
      <w:r w:rsidRPr="00F25F44">
        <w:rPr>
          <w:color w:val="00B0F0"/>
        </w:rPr>
        <w:t>%</w:t>
      </w:r>
      <w:r w:rsidR="00D810EB" w:rsidRPr="00F25F44">
        <w:rPr>
          <w:color w:val="00B0F0"/>
        </w:rPr>
        <w:t xml:space="preserve"> First part</w:t>
      </w:r>
      <w:r w:rsidRPr="00F25F44">
        <w:rPr>
          <w:color w:val="00B0F0"/>
        </w:rPr>
        <w:t xml:space="preserve"> ------- </w:t>
      </w:r>
      <w:r w:rsidRPr="00F25F44">
        <w:t>»</w:t>
      </w:r>
      <w:r w:rsidR="00D810EB" w:rsidRPr="00F25F44">
        <w:t xml:space="preserve"> et « </w:t>
      </w:r>
      <w:r w:rsidR="00D810EB" w:rsidRPr="00F25F44">
        <w:rPr>
          <w:color w:val="00B0F0"/>
        </w:rPr>
        <w:t xml:space="preserve">% Second part ------- </w:t>
      </w:r>
      <w:r w:rsidR="00D810EB" w:rsidRPr="00F25F44">
        <w:t>»</w:t>
      </w:r>
      <w:r w:rsidR="00A25D5C" w:rsidRPr="00F25F44">
        <w:t>, comme dans l’exemple ci-dessous</w:t>
      </w:r>
      <w:r w:rsidR="008D01D9" w:rsidRPr="00F25F44">
        <w:t> :</w:t>
      </w:r>
    </w:p>
    <w:p w14:paraId="325F2DAA" w14:textId="6A7CEA60" w:rsidR="002700A7" w:rsidRPr="00F25F44" w:rsidRDefault="00BF7E2F" w:rsidP="003C4F81">
      <w:pPr>
        <w:pStyle w:val="Paragraphedeliste"/>
        <w:numPr>
          <w:ilvl w:val="0"/>
          <w:numId w:val="4"/>
        </w:numPr>
        <w:jc w:val="both"/>
      </w:pPr>
      <w:r w:rsidRPr="00F25F44">
        <w:t xml:space="preserve">Exécuter </w:t>
      </w:r>
      <w:r w:rsidR="001C7798" w:rsidRPr="00F25F44">
        <w:t>cette</w:t>
      </w:r>
      <w:r w:rsidRPr="00F25F44">
        <w:t xml:space="preserve"> première partie du programme en f</w:t>
      </w:r>
      <w:r w:rsidR="00A25D5C" w:rsidRPr="00F25F44">
        <w:t>ai</w:t>
      </w:r>
      <w:r w:rsidRPr="00F25F44">
        <w:t>sant</w:t>
      </w:r>
      <w:r w:rsidR="00A25D5C" w:rsidRPr="00F25F44">
        <w:t xml:space="preserve"> un clic droit et </w:t>
      </w:r>
      <w:r w:rsidRPr="00F25F44">
        <w:t xml:space="preserve">en </w:t>
      </w:r>
      <w:r w:rsidR="00A25D5C" w:rsidRPr="00F25F44">
        <w:t>sélectionn</w:t>
      </w:r>
      <w:r w:rsidRPr="00F25F44">
        <w:t>ant</w:t>
      </w:r>
      <w:r w:rsidR="00A25D5C" w:rsidRPr="00F25F44">
        <w:t xml:space="preserve"> « </w:t>
      </w:r>
      <w:r w:rsidR="00A25D5C" w:rsidRPr="00F25F44">
        <w:rPr>
          <w:color w:val="00B0F0"/>
        </w:rPr>
        <w:t>Evaluate Selection </w:t>
      </w:r>
      <w:r w:rsidR="00A25D5C" w:rsidRPr="00F25F44">
        <w:t>»</w:t>
      </w:r>
      <w:r w:rsidR="001C48CE" w:rsidRPr="00F25F44">
        <w:t>, une figure apparait, Cf. Figure 3</w:t>
      </w:r>
    </w:p>
    <w:p w14:paraId="04AD5CEE" w14:textId="77777777" w:rsidR="00F93789" w:rsidRPr="00C67D77" w:rsidRDefault="00F93789" w:rsidP="003C4F81"/>
    <w:tbl>
      <w:tblPr>
        <w:tblStyle w:val="Grilledutableau"/>
        <w:tblW w:w="0" w:type="auto"/>
        <w:tblLook w:val="04A0" w:firstRow="1" w:lastRow="0" w:firstColumn="1" w:lastColumn="0" w:noHBand="0" w:noVBand="1"/>
      </w:tblPr>
      <w:tblGrid>
        <w:gridCol w:w="9062"/>
      </w:tblGrid>
      <w:tr w:rsidR="001A3BD0" w:rsidRPr="0064607F" w14:paraId="6FC4427D" w14:textId="77777777" w:rsidTr="00A82A38">
        <w:tc>
          <w:tcPr>
            <w:tcW w:w="9062" w:type="dxa"/>
          </w:tcPr>
          <w:p w14:paraId="30A88142" w14:textId="3279555E" w:rsidR="001A3BD0" w:rsidRDefault="00916FC2" w:rsidP="003C4F81">
            <w:pPr>
              <w:suppressAutoHyphens w:val="0"/>
              <w:autoSpaceDE w:val="0"/>
              <w:autoSpaceDN w:val="0"/>
              <w:adjustRightInd w:val="0"/>
              <w:rPr>
                <w:rFonts w:ascii="Courier New" w:eastAsiaTheme="minorEastAsia" w:hAnsi="Courier New" w:cs="Courier New"/>
                <w:color w:val="228B22"/>
                <w:sz w:val="20"/>
                <w:szCs w:val="20"/>
                <w:lang w:val="en-US" w:eastAsia="zh-CN"/>
              </w:rPr>
            </w:pPr>
            <w:r w:rsidRPr="00916FC2">
              <w:rPr>
                <w:rFonts w:ascii="Courier New" w:eastAsiaTheme="minorEastAsia" w:hAnsi="Courier New" w:cs="Courier New"/>
                <w:color w:val="228B22"/>
                <w:sz w:val="20"/>
                <w:szCs w:val="20"/>
                <w:lang w:val="en-US" w:eastAsia="zh-CN"/>
              </w:rPr>
              <w:t xml:space="preserve">% </w:t>
            </w:r>
            <w:r w:rsidR="002B5E9B">
              <w:rPr>
                <w:rFonts w:ascii="Courier New" w:eastAsiaTheme="minorEastAsia" w:hAnsi="Courier New" w:cs="Courier New"/>
                <w:color w:val="228B22"/>
                <w:sz w:val="20"/>
                <w:szCs w:val="20"/>
                <w:lang w:val="en-US" w:eastAsia="zh-CN"/>
              </w:rPr>
              <w:t xml:space="preserve">First part </w:t>
            </w:r>
            <w:r w:rsidR="004E64EC">
              <w:rPr>
                <w:rFonts w:ascii="Courier New" w:eastAsiaTheme="minorEastAsia" w:hAnsi="Courier New" w:cs="Courier New"/>
                <w:color w:val="228B22"/>
                <w:sz w:val="20"/>
                <w:szCs w:val="20"/>
                <w:lang w:val="en-US" w:eastAsia="zh-CN"/>
              </w:rPr>
              <w:t>----------------</w:t>
            </w:r>
            <w:r w:rsidR="00C26B85">
              <w:rPr>
                <w:rFonts w:ascii="Courier New" w:eastAsiaTheme="minorEastAsia" w:hAnsi="Courier New" w:cs="Courier New"/>
                <w:color w:val="228B22"/>
                <w:sz w:val="20"/>
                <w:szCs w:val="20"/>
                <w:lang w:val="en-US" w:eastAsia="zh-CN"/>
              </w:rPr>
              <w:t>--------------------------------------------</w:t>
            </w:r>
          </w:p>
          <w:p w14:paraId="2A32B630" w14:textId="29DABCED" w:rsidR="004E64EC" w:rsidRDefault="004E64EC" w:rsidP="003C4F81">
            <w:pPr>
              <w:suppressAutoHyphens w:val="0"/>
              <w:autoSpaceDE w:val="0"/>
              <w:autoSpaceDN w:val="0"/>
              <w:adjustRightInd w:val="0"/>
              <w:rPr>
                <w:rFonts w:ascii="Courier New" w:eastAsiaTheme="minorEastAsia" w:hAnsi="Courier New" w:cs="Courier New"/>
                <w:color w:val="228B22"/>
                <w:sz w:val="20"/>
                <w:szCs w:val="20"/>
                <w:lang w:val="en-US" w:eastAsia="zh-CN"/>
              </w:rPr>
            </w:pPr>
            <w:r>
              <w:rPr>
                <w:rFonts w:ascii="Courier New" w:eastAsiaTheme="minorEastAsia" w:hAnsi="Courier New" w:cs="Courier New"/>
                <w:color w:val="228B22"/>
                <w:sz w:val="20"/>
                <w:szCs w:val="20"/>
                <w:lang w:val="en-US" w:eastAsia="zh-CN"/>
              </w:rPr>
              <w:t>…</w:t>
            </w:r>
          </w:p>
          <w:p w14:paraId="478E9003" w14:textId="77777777" w:rsidR="004E64EC" w:rsidRDefault="004E64EC" w:rsidP="003C4F81">
            <w:pPr>
              <w:suppressAutoHyphens w:val="0"/>
              <w:autoSpaceDE w:val="0"/>
              <w:autoSpaceDN w:val="0"/>
              <w:adjustRightInd w:val="0"/>
              <w:rPr>
                <w:rFonts w:ascii="Courier New" w:eastAsiaTheme="minorEastAsia" w:hAnsi="Courier New" w:cs="Courier New"/>
                <w:color w:val="228B22"/>
                <w:sz w:val="20"/>
                <w:szCs w:val="20"/>
                <w:lang w:val="en-US" w:eastAsia="zh-CN"/>
              </w:rPr>
            </w:pPr>
          </w:p>
          <w:p w14:paraId="050A6E30" w14:textId="77777777" w:rsidR="004E64EC" w:rsidRPr="004E64EC" w:rsidRDefault="004E64EC" w:rsidP="003C4F81">
            <w:pPr>
              <w:suppressAutoHyphens w:val="0"/>
              <w:autoSpaceDE w:val="0"/>
              <w:autoSpaceDN w:val="0"/>
              <w:adjustRightInd w:val="0"/>
              <w:rPr>
                <w:rFonts w:ascii="Courier New" w:eastAsiaTheme="minorEastAsia" w:hAnsi="Courier New" w:cs="Courier New"/>
                <w:sz w:val="24"/>
                <w:szCs w:val="24"/>
                <w:lang w:val="en-US" w:eastAsia="zh-CN"/>
              </w:rPr>
            </w:pPr>
            <w:r w:rsidRPr="004E64EC">
              <w:rPr>
                <w:rFonts w:ascii="Courier New" w:eastAsiaTheme="minorEastAsia" w:hAnsi="Courier New" w:cs="Courier New"/>
                <w:color w:val="228B22"/>
                <w:sz w:val="20"/>
                <w:szCs w:val="20"/>
                <w:lang w:val="en-US" w:eastAsia="zh-CN"/>
              </w:rPr>
              <w:t>% Read rawfile</w:t>
            </w:r>
          </w:p>
          <w:p w14:paraId="7C31DC42" w14:textId="77777777" w:rsidR="004E64EC" w:rsidRPr="004E64EC" w:rsidRDefault="004E64EC" w:rsidP="003C4F81">
            <w:pPr>
              <w:suppressAutoHyphens w:val="0"/>
              <w:autoSpaceDE w:val="0"/>
              <w:autoSpaceDN w:val="0"/>
              <w:adjustRightInd w:val="0"/>
              <w:rPr>
                <w:rFonts w:ascii="Courier New" w:eastAsiaTheme="minorEastAsia" w:hAnsi="Courier New" w:cs="Courier New"/>
                <w:sz w:val="24"/>
                <w:szCs w:val="24"/>
                <w:lang w:val="en-US" w:eastAsia="zh-CN"/>
              </w:rPr>
            </w:pPr>
            <w:r w:rsidRPr="004E64EC">
              <w:rPr>
                <w:rFonts w:ascii="Courier New" w:eastAsiaTheme="minorEastAsia" w:hAnsi="Courier New" w:cs="Courier New"/>
                <w:color w:val="000000"/>
                <w:sz w:val="20"/>
                <w:szCs w:val="20"/>
                <w:lang w:val="en-US" w:eastAsia="zh-CN"/>
              </w:rPr>
              <w:t>fprintf(</w:t>
            </w:r>
            <w:r w:rsidRPr="004E64EC">
              <w:rPr>
                <w:rFonts w:ascii="Courier New" w:eastAsiaTheme="minorEastAsia" w:hAnsi="Courier New" w:cs="Courier New"/>
                <w:color w:val="A020F0"/>
                <w:sz w:val="20"/>
                <w:szCs w:val="20"/>
                <w:lang w:val="en-US" w:eastAsia="zh-CN"/>
              </w:rPr>
              <w:t>'Read %s\n'</w:t>
            </w:r>
            <w:r w:rsidRPr="004E64EC">
              <w:rPr>
                <w:rFonts w:ascii="Courier New" w:eastAsiaTheme="minorEastAsia" w:hAnsi="Courier New" w:cs="Courier New"/>
                <w:color w:val="000000"/>
                <w:sz w:val="20"/>
                <w:szCs w:val="20"/>
                <w:lang w:val="en-US" w:eastAsia="zh-CN"/>
              </w:rPr>
              <w:t>, rawfile);</w:t>
            </w:r>
          </w:p>
          <w:p w14:paraId="1FDBD25B" w14:textId="77777777" w:rsidR="004E64EC" w:rsidRPr="004E64EC" w:rsidRDefault="004E64EC" w:rsidP="003C4F81">
            <w:pPr>
              <w:suppressAutoHyphens w:val="0"/>
              <w:autoSpaceDE w:val="0"/>
              <w:autoSpaceDN w:val="0"/>
              <w:adjustRightInd w:val="0"/>
              <w:rPr>
                <w:rFonts w:ascii="Courier New" w:eastAsiaTheme="minorEastAsia" w:hAnsi="Courier New" w:cs="Courier New"/>
                <w:sz w:val="24"/>
                <w:szCs w:val="24"/>
                <w:lang w:val="en-US" w:eastAsia="zh-CN"/>
              </w:rPr>
            </w:pPr>
            <w:r w:rsidRPr="004E64EC">
              <w:rPr>
                <w:rFonts w:ascii="Courier New" w:eastAsiaTheme="minorEastAsia" w:hAnsi="Courier New" w:cs="Courier New"/>
                <w:color w:val="000000"/>
                <w:sz w:val="20"/>
                <w:szCs w:val="20"/>
                <w:lang w:val="en-US" w:eastAsia="zh-CN"/>
              </w:rPr>
              <w:t>raw=read_os3(rawfile,</w:t>
            </w:r>
            <w:r w:rsidRPr="004E64EC">
              <w:rPr>
                <w:rFonts w:ascii="Courier New" w:eastAsiaTheme="minorEastAsia" w:hAnsi="Courier New" w:cs="Courier New"/>
                <w:color w:val="A020F0"/>
                <w:sz w:val="20"/>
                <w:szCs w:val="20"/>
                <w:lang w:val="en-US" w:eastAsia="zh-CN"/>
              </w:rPr>
              <w:t>'all'</w:t>
            </w:r>
            <w:r w:rsidRPr="004E64EC">
              <w:rPr>
                <w:rFonts w:ascii="Courier New" w:eastAsiaTheme="minorEastAsia" w:hAnsi="Courier New" w:cs="Courier New"/>
                <w:color w:val="000000"/>
                <w:sz w:val="20"/>
                <w:szCs w:val="20"/>
                <w:lang w:val="en-US" w:eastAsia="zh-CN"/>
              </w:rPr>
              <w:t>);</w:t>
            </w:r>
          </w:p>
          <w:p w14:paraId="4F21A2A2" w14:textId="77777777" w:rsidR="004E64EC" w:rsidRPr="004E64EC" w:rsidRDefault="004E64EC" w:rsidP="003C4F81">
            <w:pPr>
              <w:suppressAutoHyphens w:val="0"/>
              <w:autoSpaceDE w:val="0"/>
              <w:autoSpaceDN w:val="0"/>
              <w:adjustRightInd w:val="0"/>
              <w:rPr>
                <w:rFonts w:ascii="Courier New" w:eastAsiaTheme="minorEastAsia" w:hAnsi="Courier New" w:cs="Courier New"/>
                <w:sz w:val="24"/>
                <w:szCs w:val="24"/>
                <w:lang w:val="en-US" w:eastAsia="zh-CN"/>
              </w:rPr>
            </w:pPr>
            <w:r w:rsidRPr="004E64EC">
              <w:rPr>
                <w:rFonts w:ascii="Courier New" w:eastAsiaTheme="minorEastAsia" w:hAnsi="Courier New" w:cs="Courier New"/>
                <w:color w:val="000000"/>
                <w:sz w:val="20"/>
                <w:szCs w:val="20"/>
                <w:lang w:val="en-US" w:eastAsia="zh-CN"/>
              </w:rPr>
              <w:t>figure;plot(raw.pressure);set(gca,</w:t>
            </w:r>
            <w:r w:rsidRPr="004E64EC">
              <w:rPr>
                <w:rFonts w:ascii="Courier New" w:eastAsiaTheme="minorEastAsia" w:hAnsi="Courier New" w:cs="Courier New"/>
                <w:color w:val="A020F0"/>
                <w:sz w:val="20"/>
                <w:szCs w:val="20"/>
                <w:lang w:val="en-US" w:eastAsia="zh-CN"/>
              </w:rPr>
              <w:t>'ydir'</w:t>
            </w:r>
            <w:r w:rsidRPr="004E64EC">
              <w:rPr>
                <w:rFonts w:ascii="Courier New" w:eastAsiaTheme="minorEastAsia" w:hAnsi="Courier New" w:cs="Courier New"/>
                <w:color w:val="000000"/>
                <w:sz w:val="20"/>
                <w:szCs w:val="20"/>
                <w:lang w:val="en-US" w:eastAsia="zh-CN"/>
              </w:rPr>
              <w:t>,</w:t>
            </w:r>
            <w:r w:rsidRPr="004E64EC">
              <w:rPr>
                <w:rFonts w:ascii="Courier New" w:eastAsiaTheme="minorEastAsia" w:hAnsi="Courier New" w:cs="Courier New"/>
                <w:color w:val="A020F0"/>
                <w:sz w:val="20"/>
                <w:szCs w:val="20"/>
                <w:lang w:val="en-US" w:eastAsia="zh-CN"/>
              </w:rPr>
              <w:t>'reverse'</w:t>
            </w:r>
            <w:r w:rsidRPr="004E64EC">
              <w:rPr>
                <w:rFonts w:ascii="Courier New" w:eastAsiaTheme="minorEastAsia" w:hAnsi="Courier New" w:cs="Courier New"/>
                <w:color w:val="000000"/>
                <w:sz w:val="20"/>
                <w:szCs w:val="20"/>
                <w:lang w:val="en-US" w:eastAsia="zh-CN"/>
              </w:rPr>
              <w:t>);</w:t>
            </w:r>
          </w:p>
          <w:p w14:paraId="5868F5D2" w14:textId="77777777" w:rsidR="004E64EC" w:rsidRPr="004E64EC" w:rsidRDefault="004E64EC" w:rsidP="003C4F81">
            <w:pPr>
              <w:suppressAutoHyphens w:val="0"/>
              <w:autoSpaceDE w:val="0"/>
              <w:autoSpaceDN w:val="0"/>
              <w:adjustRightInd w:val="0"/>
              <w:rPr>
                <w:rFonts w:ascii="Courier New" w:eastAsiaTheme="minorEastAsia" w:hAnsi="Courier New" w:cs="Courier New"/>
                <w:sz w:val="24"/>
                <w:szCs w:val="24"/>
                <w:lang w:val="en-US" w:eastAsia="zh-CN"/>
              </w:rPr>
            </w:pPr>
            <w:r w:rsidRPr="004E64EC">
              <w:rPr>
                <w:rFonts w:ascii="Courier New" w:eastAsiaTheme="minorEastAsia" w:hAnsi="Courier New" w:cs="Courier New"/>
                <w:color w:val="000000"/>
                <w:sz w:val="20"/>
                <w:szCs w:val="20"/>
                <w:lang w:val="en-US" w:eastAsia="zh-CN"/>
              </w:rPr>
              <w:t>title(</w:t>
            </w:r>
            <w:r w:rsidRPr="004E64EC">
              <w:rPr>
                <w:rFonts w:ascii="Courier New" w:eastAsiaTheme="minorEastAsia" w:hAnsi="Courier New" w:cs="Courier New"/>
                <w:color w:val="A020F0"/>
                <w:sz w:val="20"/>
                <w:szCs w:val="20"/>
                <w:lang w:val="en-US" w:eastAsia="zh-CN"/>
              </w:rPr>
              <w:t>'pressure sensor'</w:t>
            </w:r>
            <w:r w:rsidRPr="004E64EC">
              <w:rPr>
                <w:rFonts w:ascii="Courier New" w:eastAsiaTheme="minorEastAsia" w:hAnsi="Courier New" w:cs="Courier New"/>
                <w:color w:val="000000"/>
                <w:sz w:val="20"/>
                <w:szCs w:val="20"/>
                <w:lang w:val="en-US" w:eastAsia="zh-CN"/>
              </w:rPr>
              <w:t>);ylabel(</w:t>
            </w:r>
            <w:r w:rsidRPr="004E64EC">
              <w:rPr>
                <w:rFonts w:ascii="Courier New" w:eastAsiaTheme="minorEastAsia" w:hAnsi="Courier New" w:cs="Courier New"/>
                <w:color w:val="A020F0"/>
                <w:sz w:val="20"/>
                <w:szCs w:val="20"/>
                <w:lang w:val="en-US" w:eastAsia="zh-CN"/>
              </w:rPr>
              <w:t>'Depth(m)'</w:t>
            </w:r>
            <w:r w:rsidRPr="004E64EC">
              <w:rPr>
                <w:rFonts w:ascii="Courier New" w:eastAsiaTheme="minorEastAsia" w:hAnsi="Courier New" w:cs="Courier New"/>
                <w:color w:val="000000"/>
                <w:sz w:val="20"/>
                <w:szCs w:val="20"/>
                <w:lang w:val="en-US" w:eastAsia="zh-CN"/>
              </w:rPr>
              <w:t>);xlabel(</w:t>
            </w:r>
            <w:r w:rsidRPr="004E64EC">
              <w:rPr>
                <w:rFonts w:ascii="Courier New" w:eastAsiaTheme="minorEastAsia" w:hAnsi="Courier New" w:cs="Courier New"/>
                <w:color w:val="A020F0"/>
                <w:sz w:val="20"/>
                <w:szCs w:val="20"/>
                <w:lang w:val="en-US" w:eastAsia="zh-CN"/>
              </w:rPr>
              <w:t>'Time'</w:t>
            </w:r>
            <w:r w:rsidRPr="004E64EC">
              <w:rPr>
                <w:rFonts w:ascii="Courier New" w:eastAsiaTheme="minorEastAsia" w:hAnsi="Courier New" w:cs="Courier New"/>
                <w:color w:val="000000"/>
                <w:sz w:val="20"/>
                <w:szCs w:val="20"/>
                <w:lang w:val="en-US" w:eastAsia="zh-CN"/>
              </w:rPr>
              <w:t xml:space="preserve">); </w:t>
            </w:r>
          </w:p>
          <w:p w14:paraId="4DAB5261" w14:textId="77777777" w:rsidR="004E64EC" w:rsidRPr="004E64EC" w:rsidRDefault="004E64EC" w:rsidP="003C4F81">
            <w:pPr>
              <w:suppressAutoHyphens w:val="0"/>
              <w:autoSpaceDE w:val="0"/>
              <w:autoSpaceDN w:val="0"/>
              <w:adjustRightInd w:val="0"/>
              <w:rPr>
                <w:rFonts w:ascii="Courier New" w:eastAsiaTheme="minorEastAsia" w:hAnsi="Courier New" w:cs="Courier New"/>
                <w:sz w:val="24"/>
                <w:szCs w:val="24"/>
                <w:lang w:val="en-US" w:eastAsia="zh-CN"/>
              </w:rPr>
            </w:pPr>
            <w:r w:rsidRPr="004E64EC">
              <w:rPr>
                <w:rFonts w:ascii="Courier New" w:eastAsiaTheme="minorEastAsia" w:hAnsi="Courier New" w:cs="Courier New"/>
                <w:color w:val="000000"/>
                <w:sz w:val="20"/>
                <w:szCs w:val="20"/>
                <w:lang w:val="en-US" w:eastAsia="zh-CN"/>
              </w:rPr>
              <w:lastRenderedPageBreak/>
              <w:t>saveas(gcf,[fpath_output,mooring.name,</w:t>
            </w:r>
            <w:r w:rsidRPr="004E64EC">
              <w:rPr>
                <w:rFonts w:ascii="Courier New" w:eastAsiaTheme="minorEastAsia" w:hAnsi="Courier New" w:cs="Courier New"/>
                <w:color w:val="A020F0"/>
                <w:sz w:val="20"/>
                <w:szCs w:val="20"/>
                <w:lang w:val="en-US" w:eastAsia="zh-CN"/>
              </w:rPr>
              <w:t>'_'</w:t>
            </w:r>
            <w:r w:rsidRPr="004E64EC">
              <w:rPr>
                <w:rFonts w:ascii="Courier New" w:eastAsiaTheme="minorEastAsia" w:hAnsi="Courier New" w:cs="Courier New"/>
                <w:color w:val="000000"/>
                <w:sz w:val="20"/>
                <w:szCs w:val="20"/>
                <w:lang w:val="en-US" w:eastAsia="zh-CN"/>
              </w:rPr>
              <w:t>,num2str(adcp.sn),</w:t>
            </w:r>
            <w:r w:rsidRPr="004E64EC">
              <w:rPr>
                <w:rFonts w:ascii="Courier New" w:eastAsiaTheme="minorEastAsia" w:hAnsi="Courier New" w:cs="Courier New"/>
                <w:color w:val="A020F0"/>
                <w:sz w:val="20"/>
                <w:szCs w:val="20"/>
                <w:lang w:val="en-US" w:eastAsia="zh-CN"/>
              </w:rPr>
              <w:t>'_instr_'</w:t>
            </w:r>
            <w:r w:rsidRPr="004E64EC">
              <w:rPr>
                <w:rFonts w:ascii="Courier New" w:eastAsiaTheme="minorEastAsia" w:hAnsi="Courier New" w:cs="Courier New"/>
                <w:color w:val="000000"/>
                <w:sz w:val="20"/>
                <w:szCs w:val="20"/>
                <w:lang w:val="en-US" w:eastAsia="zh-CN"/>
              </w:rPr>
              <w:t>,num2str(instr),</w:t>
            </w:r>
            <w:r w:rsidRPr="004E64EC">
              <w:rPr>
                <w:rFonts w:ascii="Courier New" w:eastAsiaTheme="minorEastAsia" w:hAnsi="Courier New" w:cs="Courier New"/>
                <w:color w:val="A020F0"/>
                <w:sz w:val="20"/>
                <w:szCs w:val="20"/>
                <w:lang w:val="en-US" w:eastAsia="zh-CN"/>
              </w:rPr>
              <w:t>'_'</w:t>
            </w:r>
            <w:r w:rsidRPr="004E64EC">
              <w:rPr>
                <w:rFonts w:ascii="Courier New" w:eastAsiaTheme="minorEastAsia" w:hAnsi="Courier New" w:cs="Courier New"/>
                <w:color w:val="000000"/>
                <w:sz w:val="20"/>
                <w:szCs w:val="20"/>
                <w:lang w:val="en-US" w:eastAsia="zh-CN"/>
              </w:rPr>
              <w:t>,</w:t>
            </w:r>
            <w:r w:rsidRPr="004E64EC">
              <w:rPr>
                <w:rFonts w:ascii="Courier New" w:eastAsiaTheme="minorEastAsia" w:hAnsi="Courier New" w:cs="Courier New"/>
                <w:color w:val="A020F0"/>
                <w:sz w:val="20"/>
                <w:szCs w:val="20"/>
                <w:lang w:val="en-US" w:eastAsia="zh-CN"/>
              </w:rPr>
              <w:t>'Pressure_sensor'</w:t>
            </w:r>
            <w:r w:rsidRPr="004E64EC">
              <w:rPr>
                <w:rFonts w:ascii="Courier New" w:eastAsiaTheme="minorEastAsia" w:hAnsi="Courier New" w:cs="Courier New"/>
                <w:color w:val="000000"/>
                <w:sz w:val="20"/>
                <w:szCs w:val="20"/>
                <w:lang w:val="en-US" w:eastAsia="zh-CN"/>
              </w:rPr>
              <w:t>],</w:t>
            </w:r>
            <w:r w:rsidRPr="004E64EC">
              <w:rPr>
                <w:rFonts w:ascii="Courier New" w:eastAsiaTheme="minorEastAsia" w:hAnsi="Courier New" w:cs="Courier New"/>
                <w:color w:val="A020F0"/>
                <w:sz w:val="20"/>
                <w:szCs w:val="20"/>
                <w:lang w:val="en-US" w:eastAsia="zh-CN"/>
              </w:rPr>
              <w:t>'fig'</w:t>
            </w:r>
            <w:r w:rsidRPr="004E64EC">
              <w:rPr>
                <w:rFonts w:ascii="Courier New" w:eastAsiaTheme="minorEastAsia" w:hAnsi="Courier New" w:cs="Courier New"/>
                <w:color w:val="000000"/>
                <w:sz w:val="20"/>
                <w:szCs w:val="20"/>
                <w:lang w:val="en-US" w:eastAsia="zh-CN"/>
              </w:rPr>
              <w:t>)</w:t>
            </w:r>
          </w:p>
          <w:p w14:paraId="4A0ECFBB" w14:textId="77777777" w:rsidR="004E64EC" w:rsidRDefault="004E64EC" w:rsidP="003C4F81">
            <w:pPr>
              <w:suppressAutoHyphens w:val="0"/>
              <w:autoSpaceDE w:val="0"/>
              <w:autoSpaceDN w:val="0"/>
              <w:adjustRightInd w:val="0"/>
              <w:rPr>
                <w:rFonts w:ascii="Courier New" w:eastAsiaTheme="minorEastAsia" w:hAnsi="Courier New" w:cs="Courier New"/>
                <w:color w:val="228B22"/>
                <w:sz w:val="20"/>
                <w:szCs w:val="20"/>
                <w:lang w:val="en-US" w:eastAsia="zh-CN"/>
              </w:rPr>
            </w:pPr>
          </w:p>
          <w:p w14:paraId="27BF44EF" w14:textId="5289B0BA" w:rsidR="004E64EC" w:rsidRPr="00916FC2" w:rsidRDefault="004E64EC" w:rsidP="003C4F81">
            <w:pPr>
              <w:suppressAutoHyphens w:val="0"/>
              <w:autoSpaceDE w:val="0"/>
              <w:autoSpaceDN w:val="0"/>
              <w:adjustRightInd w:val="0"/>
              <w:rPr>
                <w:rFonts w:ascii="Courier New" w:eastAsiaTheme="minorEastAsia" w:hAnsi="Courier New" w:cs="Courier New"/>
                <w:sz w:val="24"/>
                <w:szCs w:val="24"/>
                <w:lang w:val="en-US" w:eastAsia="zh-CN"/>
              </w:rPr>
            </w:pPr>
            <w:r>
              <w:rPr>
                <w:rFonts w:ascii="Courier New" w:eastAsiaTheme="minorEastAsia" w:hAnsi="Courier New" w:cs="Courier New"/>
                <w:color w:val="228B22"/>
                <w:sz w:val="20"/>
                <w:szCs w:val="20"/>
                <w:lang w:val="en-US" w:eastAsia="zh-CN"/>
              </w:rPr>
              <w:t>%</w:t>
            </w:r>
            <w:r w:rsidR="00F37C79">
              <w:rPr>
                <w:rFonts w:ascii="Courier New" w:eastAsiaTheme="minorEastAsia" w:hAnsi="Courier New" w:cs="Courier New"/>
                <w:color w:val="228B22"/>
                <w:sz w:val="20"/>
                <w:szCs w:val="20"/>
                <w:lang w:val="en-US" w:eastAsia="zh-CN"/>
              </w:rPr>
              <w:t xml:space="preserve"> </w:t>
            </w:r>
            <w:r w:rsidR="00ED7207">
              <w:rPr>
                <w:rFonts w:ascii="Courier New" w:eastAsiaTheme="minorEastAsia" w:hAnsi="Courier New" w:cs="Courier New"/>
                <w:color w:val="228B22"/>
                <w:sz w:val="20"/>
                <w:szCs w:val="20"/>
                <w:lang w:val="en-US" w:eastAsia="zh-CN"/>
              </w:rPr>
              <w:t xml:space="preserve">Second part </w:t>
            </w:r>
            <w:r>
              <w:rPr>
                <w:rFonts w:ascii="Courier New" w:eastAsiaTheme="minorEastAsia" w:hAnsi="Courier New" w:cs="Courier New"/>
                <w:color w:val="228B22"/>
                <w:sz w:val="20"/>
                <w:szCs w:val="20"/>
                <w:lang w:val="en-US" w:eastAsia="zh-CN"/>
              </w:rPr>
              <w:t>-----------------</w:t>
            </w:r>
            <w:r w:rsidR="00C26B85">
              <w:rPr>
                <w:rFonts w:ascii="Courier New" w:eastAsiaTheme="minorEastAsia" w:hAnsi="Courier New" w:cs="Courier New"/>
                <w:color w:val="228B22"/>
                <w:sz w:val="20"/>
                <w:szCs w:val="20"/>
                <w:lang w:val="en-US" w:eastAsia="zh-CN"/>
              </w:rPr>
              <w:t>-----------------------------------------</w:t>
            </w:r>
            <w:r w:rsidR="00ED7207">
              <w:rPr>
                <w:rFonts w:ascii="Courier New" w:eastAsiaTheme="minorEastAsia" w:hAnsi="Courier New" w:cs="Courier New"/>
                <w:color w:val="228B22"/>
                <w:sz w:val="20"/>
                <w:szCs w:val="20"/>
                <w:lang w:val="en-US" w:eastAsia="zh-CN"/>
              </w:rPr>
              <w:t>-</w:t>
            </w:r>
          </w:p>
        </w:tc>
      </w:tr>
    </w:tbl>
    <w:p w14:paraId="5737A20E" w14:textId="77777777" w:rsidR="001A3BD0" w:rsidRDefault="001A3BD0" w:rsidP="003C4F81">
      <w:pPr>
        <w:rPr>
          <w:lang w:val="en-US"/>
        </w:rPr>
      </w:pPr>
    </w:p>
    <w:p w14:paraId="5FAAC318" w14:textId="74929C77" w:rsidR="00E15604" w:rsidRPr="00E15604" w:rsidRDefault="00BB6557" w:rsidP="003C4F81">
      <w:pPr>
        <w:keepNext/>
        <w:jc w:val="center"/>
      </w:pPr>
      <w:r w:rsidRPr="00FA217E">
        <w:rPr>
          <w:noProof/>
          <w:lang w:eastAsia="fr-FR"/>
        </w:rPr>
        <w:drawing>
          <wp:inline distT="0" distB="0" distL="0" distR="0" wp14:anchorId="325D8E77" wp14:editId="455BC90B">
            <wp:extent cx="3138220" cy="2415675"/>
            <wp:effectExtent l="76200" t="76200" r="138430" b="137160"/>
            <wp:docPr id="11" name="Image 11" descr="C:\Users\cbacheli\Documents\IRD_US_IMAGO\DOCUMENTATIONS IRD\INSTRUCTIONS\00_PHOTOS SUPPORTS\Photos_utilisees_instr_traitement_adcp_mouill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bacheli\Documents\IRD_US_IMAGO\DOCUMENTATIONS IRD\INSTRUCTIONS\00_PHOTOS SUPPORTS\Photos_utilisees_instr_traitement_adcp_mouillage\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51109" cy="2425597"/>
                    </a:xfrm>
                    <a:prstGeom prst="rect">
                      <a:avLst/>
                    </a:prstGeom>
                    <a:ln w="2857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0C50DB9D" w14:textId="61C53323" w:rsidR="001A3BD0" w:rsidRPr="00E15604" w:rsidRDefault="00E15604" w:rsidP="003C4F81">
      <w:pPr>
        <w:pStyle w:val="Lgende"/>
        <w:spacing w:after="0"/>
        <w:jc w:val="center"/>
        <w:rPr>
          <w:color w:val="auto"/>
        </w:rPr>
      </w:pPr>
      <w:bookmarkStart w:id="15" w:name="_Toc482366920"/>
      <w:r w:rsidRPr="00E15604">
        <w:rPr>
          <w:color w:val="auto"/>
        </w:rPr>
        <w:t xml:space="preserve">Figure </w:t>
      </w:r>
      <w:r w:rsidRPr="00E15604">
        <w:rPr>
          <w:color w:val="auto"/>
        </w:rPr>
        <w:fldChar w:fldCharType="begin"/>
      </w:r>
      <w:r w:rsidRPr="00E15604">
        <w:rPr>
          <w:color w:val="auto"/>
        </w:rPr>
        <w:instrText xml:space="preserve"> SEQ Figure \* ARABIC </w:instrText>
      </w:r>
      <w:r w:rsidRPr="00E15604">
        <w:rPr>
          <w:color w:val="auto"/>
        </w:rPr>
        <w:fldChar w:fldCharType="separate"/>
      </w:r>
      <w:r w:rsidR="00FD0AC5">
        <w:rPr>
          <w:noProof/>
          <w:color w:val="auto"/>
        </w:rPr>
        <w:t>3</w:t>
      </w:r>
      <w:r w:rsidRPr="00E15604">
        <w:rPr>
          <w:color w:val="auto"/>
        </w:rPr>
        <w:fldChar w:fldCharType="end"/>
      </w:r>
      <w:r w:rsidRPr="00E15604">
        <w:rPr>
          <w:color w:val="auto"/>
        </w:rPr>
        <w:t>: Série temporelle de</w:t>
      </w:r>
      <w:r w:rsidR="00494D5C">
        <w:rPr>
          <w:color w:val="auto"/>
        </w:rPr>
        <w:t>s valeurs du capteur de</w:t>
      </w:r>
      <w:r w:rsidRPr="00E15604">
        <w:rPr>
          <w:color w:val="auto"/>
        </w:rPr>
        <w:t xml:space="preserve"> pression</w:t>
      </w:r>
      <w:bookmarkEnd w:id="15"/>
    </w:p>
    <w:p w14:paraId="108E7900" w14:textId="77777777" w:rsidR="001C48CE" w:rsidRDefault="001C48CE" w:rsidP="003C4F81"/>
    <w:p w14:paraId="31DA4FE5" w14:textId="21F17B07" w:rsidR="00CB44E4" w:rsidRPr="00414B69" w:rsidRDefault="00CB44E4" w:rsidP="003C4F81">
      <w:pPr>
        <w:pStyle w:val="Paragraphedeliste"/>
        <w:numPr>
          <w:ilvl w:val="0"/>
          <w:numId w:val="4"/>
        </w:numPr>
        <w:jc w:val="both"/>
      </w:pPr>
      <w:r w:rsidRPr="00414B69">
        <w:t xml:space="preserve">Faire un zoom au début et à la fin pour trouver l’indice de temps qui va correspondre au début et à la fin de la stabilisation </w:t>
      </w:r>
      <w:r w:rsidR="00494D5C" w:rsidRPr="00414B69">
        <w:t xml:space="preserve">de l’ADCP </w:t>
      </w:r>
      <w:r w:rsidRPr="00414B69">
        <w:t>en profondeur</w:t>
      </w:r>
    </w:p>
    <w:p w14:paraId="1505D86D" w14:textId="005C7A65" w:rsidR="001A3BD0" w:rsidRPr="00414B69" w:rsidRDefault="001A3BD0" w:rsidP="003C4F81">
      <w:pPr>
        <w:pStyle w:val="Paragraphedeliste"/>
        <w:numPr>
          <w:ilvl w:val="0"/>
          <w:numId w:val="4"/>
        </w:numPr>
        <w:jc w:val="both"/>
      </w:pPr>
      <w:r w:rsidRPr="00414B69">
        <w:t>Sais</w:t>
      </w:r>
      <w:r w:rsidR="00CB44E4" w:rsidRPr="00414B69">
        <w:t>ir les indices dans le programme, comme dans l’exemple ci-dessous</w:t>
      </w:r>
      <w:r w:rsidR="00026CF1" w:rsidRPr="00414B69">
        <w:t> :</w:t>
      </w:r>
    </w:p>
    <w:p w14:paraId="1C4C7E87" w14:textId="77777777" w:rsidR="001A3BD0" w:rsidRDefault="001A3BD0" w:rsidP="003C4F81"/>
    <w:tbl>
      <w:tblPr>
        <w:tblStyle w:val="Grilledutableau"/>
        <w:tblW w:w="0" w:type="auto"/>
        <w:tblLook w:val="04A0" w:firstRow="1" w:lastRow="0" w:firstColumn="1" w:lastColumn="0" w:noHBand="0" w:noVBand="1"/>
      </w:tblPr>
      <w:tblGrid>
        <w:gridCol w:w="9062"/>
      </w:tblGrid>
      <w:tr w:rsidR="001A3BD0" w14:paraId="7F08F213" w14:textId="77777777" w:rsidTr="00A82A38">
        <w:tc>
          <w:tcPr>
            <w:tcW w:w="9062" w:type="dxa"/>
          </w:tcPr>
          <w:p w14:paraId="0BA6DF1F" w14:textId="77777777" w:rsidR="00907362" w:rsidRPr="00907362" w:rsidRDefault="00907362" w:rsidP="003C4F81">
            <w:pPr>
              <w:suppressAutoHyphens w:val="0"/>
              <w:autoSpaceDE w:val="0"/>
              <w:autoSpaceDN w:val="0"/>
              <w:adjustRightInd w:val="0"/>
              <w:rPr>
                <w:rFonts w:ascii="Courier New" w:eastAsiaTheme="minorEastAsia" w:hAnsi="Courier New" w:cs="Courier New"/>
                <w:sz w:val="24"/>
                <w:szCs w:val="24"/>
                <w:lang w:val="en-US" w:eastAsia="zh-CN"/>
              </w:rPr>
            </w:pPr>
            <w:r w:rsidRPr="00907362">
              <w:rPr>
                <w:rFonts w:ascii="Courier New" w:eastAsiaTheme="minorEastAsia" w:hAnsi="Courier New" w:cs="Courier New"/>
                <w:color w:val="228B22"/>
                <w:sz w:val="20"/>
                <w:szCs w:val="20"/>
                <w:lang w:val="en-US" w:eastAsia="zh-CN"/>
              </w:rPr>
              <w:t xml:space="preserve">% Determine first and last indiced when instrument was at depth (you can do this by plotting 'raw.pressure' for example           </w:t>
            </w:r>
          </w:p>
          <w:p w14:paraId="1BCA6FD2" w14:textId="77777777" w:rsidR="00907362" w:rsidRDefault="00907362" w:rsidP="003C4F81">
            <w:pPr>
              <w:suppressAutoHyphens w:val="0"/>
              <w:autoSpaceDE w:val="0"/>
              <w:autoSpaceDN w:val="0"/>
              <w:adjustRightInd w:val="0"/>
              <w:rPr>
                <w:rFonts w:ascii="Courier New" w:eastAsiaTheme="minorEastAsia" w:hAnsi="Courier New" w:cs="Courier New"/>
                <w:sz w:val="24"/>
                <w:szCs w:val="24"/>
                <w:lang w:eastAsia="zh-CN"/>
              </w:rPr>
            </w:pPr>
            <w:r>
              <w:rPr>
                <w:rFonts w:ascii="Courier New" w:eastAsiaTheme="minorEastAsia" w:hAnsi="Courier New" w:cs="Courier New"/>
                <w:color w:val="000000"/>
                <w:sz w:val="20"/>
                <w:szCs w:val="20"/>
                <w:lang w:eastAsia="zh-CN"/>
              </w:rPr>
              <w:t xml:space="preserve">first = 8; </w:t>
            </w:r>
          </w:p>
          <w:p w14:paraId="1003DB83" w14:textId="28E45E97" w:rsidR="001A3BD0" w:rsidRPr="00907362" w:rsidRDefault="005D655E" w:rsidP="003C4F81">
            <w:pPr>
              <w:suppressAutoHyphens w:val="0"/>
              <w:autoSpaceDE w:val="0"/>
              <w:autoSpaceDN w:val="0"/>
              <w:adjustRightInd w:val="0"/>
              <w:rPr>
                <w:rFonts w:ascii="Courier New" w:eastAsiaTheme="minorEastAsia" w:hAnsi="Courier New" w:cs="Courier New"/>
                <w:sz w:val="24"/>
                <w:szCs w:val="24"/>
                <w:lang w:eastAsia="zh-CN"/>
              </w:rPr>
            </w:pPr>
            <w:r>
              <w:rPr>
                <w:rFonts w:ascii="Courier New" w:eastAsiaTheme="minorEastAsia" w:hAnsi="Courier New" w:cs="Courier New"/>
                <w:color w:val="000000"/>
                <w:sz w:val="20"/>
                <w:szCs w:val="20"/>
                <w:lang w:eastAsia="zh-CN"/>
              </w:rPr>
              <w:t>last = 8500</w:t>
            </w:r>
            <w:r w:rsidR="00907362">
              <w:rPr>
                <w:rFonts w:ascii="Courier New" w:eastAsiaTheme="minorEastAsia" w:hAnsi="Courier New" w:cs="Courier New"/>
                <w:color w:val="000000"/>
                <w:sz w:val="20"/>
                <w:szCs w:val="20"/>
                <w:lang w:eastAsia="zh-CN"/>
              </w:rPr>
              <w:t>;</w:t>
            </w:r>
          </w:p>
        </w:tc>
      </w:tr>
    </w:tbl>
    <w:p w14:paraId="04605E11" w14:textId="01E8E59A" w:rsidR="002263FD" w:rsidRDefault="002263FD" w:rsidP="003C4F81">
      <w:pPr>
        <w:suppressAutoHyphens w:val="0"/>
        <w:spacing w:line="276" w:lineRule="auto"/>
        <w:rPr>
          <w:rFonts w:eastAsiaTheme="majorEastAsia"/>
          <w:b/>
          <w:bCs/>
          <w:color w:val="4F81BD" w:themeColor="accent1"/>
          <w:sz w:val="26"/>
          <w:szCs w:val="26"/>
        </w:rPr>
      </w:pPr>
    </w:p>
    <w:p w14:paraId="1FAA1A03" w14:textId="77777777" w:rsidR="00DD3E88" w:rsidRPr="00F25F44" w:rsidRDefault="00DD3E88" w:rsidP="00DD3E88">
      <w:pPr>
        <w:pStyle w:val="Paragraphedeliste"/>
        <w:numPr>
          <w:ilvl w:val="0"/>
          <w:numId w:val="4"/>
        </w:numPr>
        <w:jc w:val="both"/>
      </w:pPr>
      <w:r w:rsidRPr="00F25F44">
        <w:t xml:space="preserve">Enregistrer les modifications effectuées sur le script </w:t>
      </w:r>
      <w:r w:rsidRPr="00F25F44">
        <w:rPr>
          <w:lang w:eastAsia="en-US"/>
        </w:rPr>
        <w:t>« </w:t>
      </w:r>
      <w:r w:rsidRPr="00F25F44">
        <w:rPr>
          <w:color w:val="00B0F0"/>
          <w:lang w:eastAsia="en-US"/>
        </w:rPr>
        <w:t>template_get_adcp_data.m </w:t>
      </w:r>
      <w:r w:rsidRPr="00F25F44">
        <w:rPr>
          <w:lang w:eastAsia="en-US"/>
        </w:rPr>
        <w:t>»</w:t>
      </w:r>
    </w:p>
    <w:p w14:paraId="38C60492" w14:textId="77777777" w:rsidR="00DD3E88" w:rsidRDefault="00DD3E88" w:rsidP="003C4F81">
      <w:pPr>
        <w:suppressAutoHyphens w:val="0"/>
        <w:spacing w:line="276" w:lineRule="auto"/>
        <w:rPr>
          <w:rFonts w:eastAsiaTheme="majorEastAsia"/>
          <w:b/>
          <w:bCs/>
          <w:color w:val="4F81BD" w:themeColor="accent1"/>
          <w:sz w:val="26"/>
          <w:szCs w:val="26"/>
        </w:rPr>
      </w:pPr>
    </w:p>
    <w:p w14:paraId="00055818" w14:textId="44852CE1" w:rsidR="00E72085" w:rsidRDefault="0066664A" w:rsidP="003C4F81">
      <w:pPr>
        <w:pStyle w:val="Titre3"/>
        <w:spacing w:before="0" w:after="0"/>
      </w:pPr>
      <w:bookmarkStart w:id="16" w:name="_Toc482366759"/>
      <w:r>
        <w:t>Définir la c</w:t>
      </w:r>
      <w:r w:rsidR="005234F9">
        <w:t>orrection de la profondeur de l’ADCP</w:t>
      </w:r>
      <w:bookmarkEnd w:id="16"/>
    </w:p>
    <w:p w14:paraId="70DB3A8C" w14:textId="77777777" w:rsidR="00A24C30" w:rsidRPr="00A24C30" w:rsidRDefault="00A24C30" w:rsidP="003C4F81"/>
    <w:p w14:paraId="78EDC9C8" w14:textId="6526E64B" w:rsidR="00A04FDF" w:rsidRPr="00414B69" w:rsidRDefault="00A04FDF" w:rsidP="003C4F81">
      <w:pPr>
        <w:suppressAutoHyphens w:val="0"/>
        <w:autoSpaceDE w:val="0"/>
        <w:autoSpaceDN w:val="0"/>
        <w:adjustRightInd w:val="0"/>
        <w:ind w:firstLine="284"/>
        <w:jc w:val="both"/>
      </w:pPr>
      <w:r w:rsidRPr="00414B69">
        <w:t>Les données du capteur de pression sont régulièrement fausses.</w:t>
      </w:r>
      <w:r w:rsidR="0076556B" w:rsidRPr="00414B69">
        <w:t xml:space="preserve"> </w:t>
      </w:r>
      <w:r w:rsidRPr="00414B69">
        <w:t xml:space="preserve">Si l’ADCP est orienté vers la surface, une correction de la profondeur de l’instrument peut alors être effectuée en fonction </w:t>
      </w:r>
      <w:r w:rsidR="00560ACE" w:rsidRPr="00414B69">
        <w:t xml:space="preserve">de la </w:t>
      </w:r>
      <w:r w:rsidR="005C280F" w:rsidRPr="00414B69">
        <w:t>réflexion sur la surface</w:t>
      </w:r>
      <w:r w:rsidRPr="00414B69">
        <w:t>.</w:t>
      </w:r>
    </w:p>
    <w:p w14:paraId="55630906" w14:textId="58274516" w:rsidR="00A04FDF" w:rsidRPr="00414B69" w:rsidRDefault="00A04FDF" w:rsidP="007C7931">
      <w:pPr>
        <w:suppressAutoHyphens w:val="0"/>
        <w:autoSpaceDE w:val="0"/>
        <w:autoSpaceDN w:val="0"/>
        <w:adjustRightInd w:val="0"/>
        <w:ind w:firstLine="284"/>
        <w:jc w:val="both"/>
      </w:pPr>
      <w:r w:rsidRPr="00414B69">
        <w:t>L’intervalle des bins qui couvrent</w:t>
      </w:r>
      <w:r w:rsidR="00BF7E2F" w:rsidRPr="00414B69">
        <w:t xml:space="preserve"> la</w:t>
      </w:r>
      <w:r w:rsidRPr="00414B69">
        <w:t xml:space="preserve"> </w:t>
      </w:r>
      <w:r w:rsidR="00BF7E2F" w:rsidRPr="00414B69">
        <w:t>réflexion sur la surface</w:t>
      </w:r>
      <w:r w:rsidR="00560ACE" w:rsidRPr="00414B69">
        <w:t xml:space="preserve"> </w:t>
      </w:r>
      <w:r w:rsidRPr="00414B69">
        <w:t>de l’ADCP peut être trouvé en traçant l’amplitude des échos.</w:t>
      </w:r>
      <w:r w:rsidR="00BF7E2F" w:rsidRPr="00414B69">
        <w:t xml:space="preserve"> Pour cela :</w:t>
      </w:r>
    </w:p>
    <w:p w14:paraId="759237F4" w14:textId="77777777" w:rsidR="00BF7E2F" w:rsidRPr="00414B69" w:rsidRDefault="00BF7E2F" w:rsidP="003C4F81">
      <w:pPr>
        <w:suppressAutoHyphens w:val="0"/>
        <w:autoSpaceDE w:val="0"/>
        <w:autoSpaceDN w:val="0"/>
        <w:adjustRightInd w:val="0"/>
        <w:jc w:val="both"/>
      </w:pPr>
    </w:p>
    <w:p w14:paraId="05798494" w14:textId="34373B92" w:rsidR="00BF7E2F" w:rsidRPr="00414B69" w:rsidRDefault="00EC1601" w:rsidP="003C4F81">
      <w:pPr>
        <w:pStyle w:val="Paragraphedeliste"/>
        <w:numPr>
          <w:ilvl w:val="0"/>
          <w:numId w:val="4"/>
        </w:numPr>
        <w:suppressAutoHyphens w:val="0"/>
        <w:autoSpaceDE w:val="0"/>
        <w:autoSpaceDN w:val="0"/>
        <w:adjustRightInd w:val="0"/>
        <w:jc w:val="both"/>
      </w:pPr>
      <w:r w:rsidRPr="00414B69">
        <w:t>Sélectionnez la partie du pro</w:t>
      </w:r>
      <w:r w:rsidR="004E7B65" w:rsidRPr="00414B69">
        <w:t>gramme ci-dessous</w:t>
      </w:r>
      <w:r w:rsidR="00C41FFE" w:rsidRPr="00414B69">
        <w:t xml:space="preserve"> (entre « </w:t>
      </w:r>
      <w:r w:rsidR="00C41FFE" w:rsidRPr="00414B69">
        <w:rPr>
          <w:color w:val="00B0F0"/>
        </w:rPr>
        <w:t>% Second part ------ </w:t>
      </w:r>
      <w:r w:rsidR="00C41FFE" w:rsidRPr="00414B69">
        <w:t>» et « </w:t>
      </w:r>
      <w:r w:rsidR="00C41FFE" w:rsidRPr="00414B69">
        <w:rPr>
          <w:color w:val="00B0F0"/>
        </w:rPr>
        <w:t>% Third part ----- </w:t>
      </w:r>
      <w:r w:rsidR="00C41FFE" w:rsidRPr="00414B69">
        <w:t>»</w:t>
      </w:r>
      <w:r w:rsidR="004E7B65" w:rsidRPr="00414B69">
        <w:t xml:space="preserve"> et exécutez-la</w:t>
      </w:r>
      <w:r w:rsidRPr="00414B69">
        <w:t xml:space="preserve"> (clic droit puis « </w:t>
      </w:r>
      <w:r w:rsidRPr="00414B69">
        <w:rPr>
          <w:color w:val="00B0F0"/>
        </w:rPr>
        <w:t>Evalu</w:t>
      </w:r>
      <w:r w:rsidR="00871BB9" w:rsidRPr="00414B69">
        <w:rPr>
          <w:color w:val="00B0F0"/>
        </w:rPr>
        <w:t>a</w:t>
      </w:r>
      <w:r w:rsidRPr="00414B69">
        <w:rPr>
          <w:color w:val="00B0F0"/>
        </w:rPr>
        <w:t>te Selection </w:t>
      </w:r>
      <w:r w:rsidRPr="00414B69">
        <w:t>»)</w:t>
      </w:r>
    </w:p>
    <w:p w14:paraId="3D0581FF" w14:textId="46CE050A" w:rsidR="00C16969" w:rsidRPr="00414B69" w:rsidRDefault="00C16969" w:rsidP="003C4F81">
      <w:pPr>
        <w:pStyle w:val="Paragraphedeliste"/>
        <w:numPr>
          <w:ilvl w:val="0"/>
          <w:numId w:val="4"/>
        </w:numPr>
        <w:suppressAutoHyphens w:val="0"/>
        <w:autoSpaceDE w:val="0"/>
        <w:autoSpaceDN w:val="0"/>
        <w:adjustRightInd w:val="0"/>
        <w:jc w:val="both"/>
      </w:pPr>
      <w:r w:rsidRPr="00414B69">
        <w:t>La figure de l’</w:t>
      </w:r>
      <w:r w:rsidR="00627F84" w:rsidRPr="00414B69">
        <w:t>amplitude des bins apparait, Cf. Figure 4</w:t>
      </w:r>
    </w:p>
    <w:p w14:paraId="5394640B" w14:textId="77777777" w:rsidR="00093625" w:rsidRPr="00BF7E2F" w:rsidRDefault="00093625" w:rsidP="003C4F81">
      <w:pPr>
        <w:pStyle w:val="Paragraphedeliste"/>
        <w:suppressAutoHyphens w:val="0"/>
        <w:autoSpaceDE w:val="0"/>
        <w:autoSpaceDN w:val="0"/>
        <w:adjustRightInd w:val="0"/>
        <w:jc w:val="both"/>
        <w:rPr>
          <w:sz w:val="24"/>
          <w:szCs w:val="24"/>
        </w:rPr>
      </w:pPr>
    </w:p>
    <w:tbl>
      <w:tblPr>
        <w:tblStyle w:val="Grilledutableau"/>
        <w:tblW w:w="0" w:type="auto"/>
        <w:tblLook w:val="04A0" w:firstRow="1" w:lastRow="0" w:firstColumn="1" w:lastColumn="0" w:noHBand="0" w:noVBand="1"/>
      </w:tblPr>
      <w:tblGrid>
        <w:gridCol w:w="9062"/>
      </w:tblGrid>
      <w:tr w:rsidR="00560ACE" w:rsidRPr="0064607F" w14:paraId="4F666D49" w14:textId="77777777" w:rsidTr="00560ACE">
        <w:tc>
          <w:tcPr>
            <w:tcW w:w="9062" w:type="dxa"/>
          </w:tcPr>
          <w:p w14:paraId="1C4F6C68" w14:textId="530FED10" w:rsidR="00C26B85" w:rsidRPr="00C26B85" w:rsidRDefault="00C26B85" w:rsidP="003C4F81">
            <w:pPr>
              <w:suppressAutoHyphens w:val="0"/>
              <w:autoSpaceDE w:val="0"/>
              <w:autoSpaceDN w:val="0"/>
              <w:adjustRightInd w:val="0"/>
              <w:rPr>
                <w:rFonts w:ascii="Courier New" w:eastAsiaTheme="minorEastAsia" w:hAnsi="Courier New" w:cs="Courier New"/>
                <w:sz w:val="24"/>
                <w:szCs w:val="24"/>
                <w:lang w:val="en-US" w:eastAsia="zh-CN"/>
              </w:rPr>
            </w:pPr>
            <w:r w:rsidRPr="00C26B85">
              <w:rPr>
                <w:rFonts w:ascii="Courier New" w:eastAsiaTheme="minorEastAsia" w:hAnsi="Courier New" w:cs="Courier New"/>
                <w:color w:val="228B22"/>
                <w:sz w:val="20"/>
                <w:szCs w:val="20"/>
                <w:lang w:val="en-US" w:eastAsia="zh-CN"/>
              </w:rPr>
              <w:lastRenderedPageBreak/>
              <w:t>%</w:t>
            </w:r>
            <w:r w:rsidR="0030731C">
              <w:rPr>
                <w:rFonts w:ascii="Courier New" w:eastAsiaTheme="minorEastAsia" w:hAnsi="Courier New" w:cs="Courier New"/>
                <w:color w:val="228B22"/>
                <w:sz w:val="20"/>
                <w:szCs w:val="20"/>
                <w:lang w:val="en-US" w:eastAsia="zh-CN"/>
              </w:rPr>
              <w:t xml:space="preserve"> Second part</w:t>
            </w:r>
            <w:r w:rsidRPr="00C26B85">
              <w:rPr>
                <w:rFonts w:ascii="Courier New" w:eastAsiaTheme="minorEastAsia" w:hAnsi="Courier New" w:cs="Courier New"/>
                <w:color w:val="228B22"/>
                <w:sz w:val="20"/>
                <w:szCs w:val="20"/>
                <w:lang w:val="en-US" w:eastAsia="zh-CN"/>
              </w:rPr>
              <w:t xml:space="preserve"> -----------------------------------------------------------</w:t>
            </w:r>
          </w:p>
          <w:p w14:paraId="2DFE8748" w14:textId="77777777" w:rsidR="00C26B85" w:rsidRPr="00C26B85" w:rsidRDefault="00C26B85" w:rsidP="003C4F81">
            <w:pPr>
              <w:suppressAutoHyphens w:val="0"/>
              <w:autoSpaceDE w:val="0"/>
              <w:autoSpaceDN w:val="0"/>
              <w:adjustRightInd w:val="0"/>
              <w:rPr>
                <w:rFonts w:ascii="Courier New" w:eastAsiaTheme="minorEastAsia" w:hAnsi="Courier New" w:cs="Courier New"/>
                <w:sz w:val="24"/>
                <w:szCs w:val="24"/>
                <w:lang w:val="en-US" w:eastAsia="zh-CN"/>
              </w:rPr>
            </w:pPr>
            <w:r w:rsidRPr="00C26B85">
              <w:rPr>
                <w:rFonts w:ascii="Courier New" w:eastAsiaTheme="minorEastAsia" w:hAnsi="Courier New" w:cs="Courier New"/>
                <w:color w:val="228B22"/>
                <w:sz w:val="20"/>
                <w:szCs w:val="20"/>
                <w:lang w:val="en-US" w:eastAsia="zh-CN"/>
              </w:rPr>
              <w:t xml:space="preserve"> </w:t>
            </w:r>
          </w:p>
          <w:p w14:paraId="1898A329" w14:textId="77777777" w:rsidR="00C26B85" w:rsidRPr="00C26B85" w:rsidRDefault="00C26B85" w:rsidP="003C4F81">
            <w:pPr>
              <w:suppressAutoHyphens w:val="0"/>
              <w:autoSpaceDE w:val="0"/>
              <w:autoSpaceDN w:val="0"/>
              <w:adjustRightInd w:val="0"/>
              <w:rPr>
                <w:rFonts w:ascii="Courier New" w:eastAsiaTheme="minorEastAsia" w:hAnsi="Courier New" w:cs="Courier New"/>
                <w:sz w:val="24"/>
                <w:szCs w:val="24"/>
                <w:lang w:val="en-US" w:eastAsia="zh-CN"/>
              </w:rPr>
            </w:pPr>
            <w:r w:rsidRPr="00C26B85">
              <w:rPr>
                <w:rFonts w:ascii="Courier New" w:eastAsiaTheme="minorEastAsia" w:hAnsi="Courier New" w:cs="Courier New"/>
                <w:color w:val="228B22"/>
                <w:sz w:val="20"/>
                <w:szCs w:val="20"/>
                <w:lang w:val="en-US" w:eastAsia="zh-CN"/>
              </w:rPr>
              <w:t xml:space="preserve">% Determine first and last indiced when instrument was at depth (you can do this by plotting 'raw.pressure' for example           </w:t>
            </w:r>
          </w:p>
          <w:p w14:paraId="32B812BE" w14:textId="37022658" w:rsidR="00C26B85" w:rsidRPr="00C26B85" w:rsidRDefault="00B72BD4" w:rsidP="003C4F81">
            <w:pPr>
              <w:suppressAutoHyphens w:val="0"/>
              <w:autoSpaceDE w:val="0"/>
              <w:autoSpaceDN w:val="0"/>
              <w:adjustRightInd w:val="0"/>
              <w:rPr>
                <w:rFonts w:ascii="Courier New" w:eastAsiaTheme="minorEastAsia" w:hAnsi="Courier New" w:cs="Courier New"/>
                <w:sz w:val="24"/>
                <w:szCs w:val="24"/>
                <w:lang w:val="en-US" w:eastAsia="zh-CN"/>
              </w:rPr>
            </w:pPr>
            <w:r>
              <w:rPr>
                <w:rFonts w:ascii="Courier New" w:eastAsiaTheme="minorEastAsia" w:hAnsi="Courier New" w:cs="Courier New"/>
                <w:color w:val="000000"/>
                <w:sz w:val="20"/>
                <w:szCs w:val="20"/>
                <w:lang w:val="en-US" w:eastAsia="zh-CN"/>
              </w:rPr>
              <w:t>first = 8</w:t>
            </w:r>
            <w:r w:rsidR="00C26B85" w:rsidRPr="00C26B85">
              <w:rPr>
                <w:rFonts w:ascii="Courier New" w:eastAsiaTheme="minorEastAsia" w:hAnsi="Courier New" w:cs="Courier New"/>
                <w:color w:val="000000"/>
                <w:sz w:val="20"/>
                <w:szCs w:val="20"/>
                <w:lang w:val="en-US" w:eastAsia="zh-CN"/>
              </w:rPr>
              <w:t xml:space="preserve">; </w:t>
            </w:r>
          </w:p>
          <w:p w14:paraId="5AB3DB5D" w14:textId="7D6BB348" w:rsidR="00C26B85" w:rsidRPr="00C26B85" w:rsidRDefault="00B72BD4" w:rsidP="003C4F81">
            <w:pPr>
              <w:suppressAutoHyphens w:val="0"/>
              <w:autoSpaceDE w:val="0"/>
              <w:autoSpaceDN w:val="0"/>
              <w:adjustRightInd w:val="0"/>
              <w:rPr>
                <w:rFonts w:ascii="Courier New" w:eastAsiaTheme="minorEastAsia" w:hAnsi="Courier New" w:cs="Courier New"/>
                <w:sz w:val="24"/>
                <w:szCs w:val="24"/>
                <w:lang w:val="en-US" w:eastAsia="zh-CN"/>
              </w:rPr>
            </w:pPr>
            <w:r>
              <w:rPr>
                <w:rFonts w:ascii="Courier New" w:eastAsiaTheme="minorEastAsia" w:hAnsi="Courier New" w:cs="Courier New"/>
                <w:color w:val="000000"/>
                <w:sz w:val="20"/>
                <w:szCs w:val="20"/>
                <w:lang w:val="en-US" w:eastAsia="zh-CN"/>
              </w:rPr>
              <w:t>last = 8500</w:t>
            </w:r>
            <w:r w:rsidR="00C26B85" w:rsidRPr="00C26B85">
              <w:rPr>
                <w:rFonts w:ascii="Courier New" w:eastAsiaTheme="minorEastAsia" w:hAnsi="Courier New" w:cs="Courier New"/>
                <w:color w:val="000000"/>
                <w:sz w:val="20"/>
                <w:szCs w:val="20"/>
                <w:lang w:val="en-US" w:eastAsia="zh-CN"/>
              </w:rPr>
              <w:t xml:space="preserve">; </w:t>
            </w:r>
          </w:p>
          <w:p w14:paraId="40F35E8B" w14:textId="77777777" w:rsidR="00C26B85" w:rsidRPr="00C26B85" w:rsidRDefault="00C26B85" w:rsidP="003C4F81">
            <w:pPr>
              <w:suppressAutoHyphens w:val="0"/>
              <w:autoSpaceDE w:val="0"/>
              <w:autoSpaceDN w:val="0"/>
              <w:adjustRightInd w:val="0"/>
              <w:rPr>
                <w:rFonts w:ascii="Courier New" w:eastAsiaTheme="minorEastAsia" w:hAnsi="Courier New" w:cs="Courier New"/>
                <w:sz w:val="24"/>
                <w:szCs w:val="24"/>
                <w:lang w:val="en-US" w:eastAsia="zh-CN"/>
              </w:rPr>
            </w:pPr>
            <w:r w:rsidRPr="00C26B85">
              <w:rPr>
                <w:rFonts w:ascii="Courier New" w:eastAsiaTheme="minorEastAsia" w:hAnsi="Courier New" w:cs="Courier New"/>
                <w:color w:val="000000"/>
                <w:sz w:val="20"/>
                <w:szCs w:val="20"/>
                <w:lang w:val="en-US" w:eastAsia="zh-CN"/>
              </w:rPr>
              <w:t xml:space="preserve"> </w:t>
            </w:r>
          </w:p>
          <w:p w14:paraId="537ED994" w14:textId="77777777" w:rsidR="00C26B85" w:rsidRPr="00C26B85" w:rsidRDefault="00C26B85" w:rsidP="003C4F81">
            <w:pPr>
              <w:suppressAutoHyphens w:val="0"/>
              <w:autoSpaceDE w:val="0"/>
              <w:autoSpaceDN w:val="0"/>
              <w:adjustRightInd w:val="0"/>
              <w:rPr>
                <w:rFonts w:ascii="Courier New" w:eastAsiaTheme="minorEastAsia" w:hAnsi="Courier New" w:cs="Courier New"/>
                <w:sz w:val="24"/>
                <w:szCs w:val="24"/>
                <w:lang w:val="en-US" w:eastAsia="zh-CN"/>
              </w:rPr>
            </w:pPr>
            <w:r w:rsidRPr="00C26B85">
              <w:rPr>
                <w:rFonts w:ascii="Courier New" w:eastAsiaTheme="minorEastAsia" w:hAnsi="Courier New" w:cs="Courier New"/>
                <w:color w:val="228B22"/>
                <w:sz w:val="20"/>
                <w:szCs w:val="20"/>
                <w:lang w:val="en-US" w:eastAsia="zh-CN"/>
              </w:rPr>
              <w:t>% amplitude of the bins / Correction ADCP's depth</w:t>
            </w:r>
          </w:p>
          <w:p w14:paraId="446DEFDC" w14:textId="77777777" w:rsidR="00C26B85" w:rsidRPr="00C26B85" w:rsidRDefault="00C26B85" w:rsidP="003C4F81">
            <w:pPr>
              <w:suppressAutoHyphens w:val="0"/>
              <w:autoSpaceDE w:val="0"/>
              <w:autoSpaceDN w:val="0"/>
              <w:adjustRightInd w:val="0"/>
              <w:rPr>
                <w:rFonts w:ascii="Courier New" w:eastAsiaTheme="minorEastAsia" w:hAnsi="Courier New" w:cs="Courier New"/>
                <w:sz w:val="24"/>
                <w:szCs w:val="24"/>
                <w:lang w:val="en-US" w:eastAsia="zh-CN"/>
              </w:rPr>
            </w:pPr>
            <w:r w:rsidRPr="00C26B85">
              <w:rPr>
                <w:rFonts w:ascii="Courier New" w:eastAsiaTheme="minorEastAsia" w:hAnsi="Courier New" w:cs="Courier New"/>
                <w:color w:val="000000"/>
                <w:sz w:val="20"/>
                <w:szCs w:val="20"/>
                <w:lang w:val="en-US" w:eastAsia="zh-CN"/>
              </w:rPr>
              <w:t xml:space="preserve">ea = squeeze(mean(raw.amp(:,:,first:last),2));   </w:t>
            </w:r>
          </w:p>
          <w:p w14:paraId="4897B6BE" w14:textId="77777777" w:rsidR="00C26B85" w:rsidRPr="00C26B85" w:rsidRDefault="00C26B85" w:rsidP="003C4F81">
            <w:pPr>
              <w:suppressAutoHyphens w:val="0"/>
              <w:autoSpaceDE w:val="0"/>
              <w:autoSpaceDN w:val="0"/>
              <w:adjustRightInd w:val="0"/>
              <w:rPr>
                <w:rFonts w:ascii="Courier New" w:eastAsiaTheme="minorEastAsia" w:hAnsi="Courier New" w:cs="Courier New"/>
                <w:sz w:val="24"/>
                <w:szCs w:val="24"/>
                <w:lang w:val="en-US" w:eastAsia="zh-CN"/>
              </w:rPr>
            </w:pPr>
            <w:r w:rsidRPr="00C26B85">
              <w:rPr>
                <w:rFonts w:ascii="Courier New" w:eastAsiaTheme="minorEastAsia" w:hAnsi="Courier New" w:cs="Courier New"/>
                <w:color w:val="000000"/>
                <w:sz w:val="20"/>
                <w:szCs w:val="20"/>
                <w:lang w:val="en-US" w:eastAsia="zh-CN"/>
              </w:rPr>
              <w:t>figure; imagesc(ea);title(</w:t>
            </w:r>
            <w:r w:rsidRPr="00C26B85">
              <w:rPr>
                <w:rFonts w:ascii="Courier New" w:eastAsiaTheme="minorEastAsia" w:hAnsi="Courier New" w:cs="Courier New"/>
                <w:color w:val="A020F0"/>
                <w:sz w:val="20"/>
                <w:szCs w:val="20"/>
                <w:lang w:val="en-US" w:eastAsia="zh-CN"/>
              </w:rPr>
              <w:t>'Amplitude of the bins'</w:t>
            </w:r>
            <w:r w:rsidRPr="00C26B85">
              <w:rPr>
                <w:rFonts w:ascii="Courier New" w:eastAsiaTheme="minorEastAsia" w:hAnsi="Courier New" w:cs="Courier New"/>
                <w:color w:val="000000"/>
                <w:sz w:val="20"/>
                <w:szCs w:val="20"/>
                <w:lang w:val="en-US" w:eastAsia="zh-CN"/>
              </w:rPr>
              <w:t>); colorbar;</w:t>
            </w:r>
          </w:p>
          <w:p w14:paraId="7F4A7F78" w14:textId="77777777" w:rsidR="00C26B85" w:rsidRPr="00C26B85" w:rsidRDefault="00C26B85" w:rsidP="003C4F81">
            <w:pPr>
              <w:suppressAutoHyphens w:val="0"/>
              <w:autoSpaceDE w:val="0"/>
              <w:autoSpaceDN w:val="0"/>
              <w:adjustRightInd w:val="0"/>
              <w:rPr>
                <w:rFonts w:ascii="Courier New" w:eastAsiaTheme="minorEastAsia" w:hAnsi="Courier New" w:cs="Courier New"/>
                <w:sz w:val="24"/>
                <w:szCs w:val="24"/>
                <w:lang w:val="en-US" w:eastAsia="zh-CN"/>
              </w:rPr>
            </w:pPr>
            <w:r w:rsidRPr="00C26B85">
              <w:rPr>
                <w:rFonts w:ascii="Courier New" w:eastAsiaTheme="minorEastAsia" w:hAnsi="Courier New" w:cs="Courier New"/>
                <w:color w:val="000000"/>
                <w:sz w:val="20"/>
                <w:szCs w:val="20"/>
                <w:lang w:val="en-US" w:eastAsia="zh-CN"/>
              </w:rPr>
              <w:t>ylabel(</w:t>
            </w:r>
            <w:r w:rsidRPr="00C26B85">
              <w:rPr>
                <w:rFonts w:ascii="Courier New" w:eastAsiaTheme="minorEastAsia" w:hAnsi="Courier New" w:cs="Courier New"/>
                <w:color w:val="A020F0"/>
                <w:sz w:val="20"/>
                <w:szCs w:val="20"/>
                <w:lang w:val="en-US" w:eastAsia="zh-CN"/>
              </w:rPr>
              <w:t>'Bins'</w:t>
            </w:r>
            <w:r w:rsidRPr="00C26B85">
              <w:rPr>
                <w:rFonts w:ascii="Courier New" w:eastAsiaTheme="minorEastAsia" w:hAnsi="Courier New" w:cs="Courier New"/>
                <w:color w:val="000000"/>
                <w:sz w:val="20"/>
                <w:szCs w:val="20"/>
                <w:lang w:val="en-US" w:eastAsia="zh-CN"/>
              </w:rPr>
              <w:t>);xlabel(</w:t>
            </w:r>
            <w:r w:rsidRPr="00C26B85">
              <w:rPr>
                <w:rFonts w:ascii="Courier New" w:eastAsiaTheme="minorEastAsia" w:hAnsi="Courier New" w:cs="Courier New"/>
                <w:color w:val="A020F0"/>
                <w:sz w:val="20"/>
                <w:szCs w:val="20"/>
                <w:lang w:val="en-US" w:eastAsia="zh-CN"/>
              </w:rPr>
              <w:t>'Time'</w:t>
            </w:r>
            <w:r w:rsidRPr="00C26B85">
              <w:rPr>
                <w:rFonts w:ascii="Courier New" w:eastAsiaTheme="minorEastAsia" w:hAnsi="Courier New" w:cs="Courier New"/>
                <w:color w:val="000000"/>
                <w:sz w:val="20"/>
                <w:szCs w:val="20"/>
                <w:lang w:val="en-US" w:eastAsia="zh-CN"/>
              </w:rPr>
              <w:t xml:space="preserve">); </w:t>
            </w:r>
          </w:p>
          <w:p w14:paraId="680926BD" w14:textId="77777777" w:rsidR="00C26B85" w:rsidRPr="00C26B85" w:rsidRDefault="00C26B85" w:rsidP="003C4F81">
            <w:pPr>
              <w:suppressAutoHyphens w:val="0"/>
              <w:autoSpaceDE w:val="0"/>
              <w:autoSpaceDN w:val="0"/>
              <w:adjustRightInd w:val="0"/>
              <w:rPr>
                <w:rFonts w:ascii="Courier New" w:eastAsiaTheme="minorEastAsia" w:hAnsi="Courier New" w:cs="Courier New"/>
                <w:sz w:val="24"/>
                <w:szCs w:val="24"/>
                <w:lang w:val="en-US" w:eastAsia="zh-CN"/>
              </w:rPr>
            </w:pPr>
            <w:r w:rsidRPr="00C26B85">
              <w:rPr>
                <w:rFonts w:ascii="Courier New" w:eastAsiaTheme="minorEastAsia" w:hAnsi="Courier New" w:cs="Courier New"/>
                <w:color w:val="000000"/>
                <w:sz w:val="20"/>
                <w:szCs w:val="20"/>
                <w:lang w:val="en-US" w:eastAsia="zh-CN"/>
              </w:rPr>
              <w:t>saveas(gcf,[fpath_output,mooring.name,</w:t>
            </w:r>
            <w:r w:rsidRPr="00C26B85">
              <w:rPr>
                <w:rFonts w:ascii="Courier New" w:eastAsiaTheme="minorEastAsia" w:hAnsi="Courier New" w:cs="Courier New"/>
                <w:color w:val="A020F0"/>
                <w:sz w:val="20"/>
                <w:szCs w:val="20"/>
                <w:lang w:val="en-US" w:eastAsia="zh-CN"/>
              </w:rPr>
              <w:t>'_'</w:t>
            </w:r>
            <w:r w:rsidRPr="00C26B85">
              <w:rPr>
                <w:rFonts w:ascii="Courier New" w:eastAsiaTheme="minorEastAsia" w:hAnsi="Courier New" w:cs="Courier New"/>
                <w:color w:val="000000"/>
                <w:sz w:val="20"/>
                <w:szCs w:val="20"/>
                <w:lang w:val="en-US" w:eastAsia="zh-CN"/>
              </w:rPr>
              <w:t>,num2str(adcp.sn),</w:t>
            </w:r>
            <w:r w:rsidRPr="00C26B85">
              <w:rPr>
                <w:rFonts w:ascii="Courier New" w:eastAsiaTheme="minorEastAsia" w:hAnsi="Courier New" w:cs="Courier New"/>
                <w:color w:val="A020F0"/>
                <w:sz w:val="20"/>
                <w:szCs w:val="20"/>
                <w:lang w:val="en-US" w:eastAsia="zh-CN"/>
              </w:rPr>
              <w:t>'_instr_'</w:t>
            </w:r>
            <w:r w:rsidRPr="00C26B85">
              <w:rPr>
                <w:rFonts w:ascii="Courier New" w:eastAsiaTheme="minorEastAsia" w:hAnsi="Courier New" w:cs="Courier New"/>
                <w:color w:val="000000"/>
                <w:sz w:val="20"/>
                <w:szCs w:val="20"/>
                <w:lang w:val="en-US" w:eastAsia="zh-CN"/>
              </w:rPr>
              <w:t>,num2str(instr),</w:t>
            </w:r>
            <w:r w:rsidRPr="00C26B85">
              <w:rPr>
                <w:rFonts w:ascii="Courier New" w:eastAsiaTheme="minorEastAsia" w:hAnsi="Courier New" w:cs="Courier New"/>
                <w:color w:val="A020F0"/>
                <w:sz w:val="20"/>
                <w:szCs w:val="20"/>
                <w:lang w:val="en-US" w:eastAsia="zh-CN"/>
              </w:rPr>
              <w:t>'_'</w:t>
            </w:r>
            <w:r w:rsidRPr="00C26B85">
              <w:rPr>
                <w:rFonts w:ascii="Courier New" w:eastAsiaTheme="minorEastAsia" w:hAnsi="Courier New" w:cs="Courier New"/>
                <w:color w:val="000000"/>
                <w:sz w:val="20"/>
                <w:szCs w:val="20"/>
                <w:lang w:val="en-US" w:eastAsia="zh-CN"/>
              </w:rPr>
              <w:t>,</w:t>
            </w:r>
            <w:r w:rsidRPr="00C26B85">
              <w:rPr>
                <w:rFonts w:ascii="Courier New" w:eastAsiaTheme="minorEastAsia" w:hAnsi="Courier New" w:cs="Courier New"/>
                <w:color w:val="A020F0"/>
                <w:sz w:val="20"/>
                <w:szCs w:val="20"/>
                <w:lang w:val="en-US" w:eastAsia="zh-CN"/>
              </w:rPr>
              <w:t>'Amplitude_bins'</w:t>
            </w:r>
            <w:r w:rsidRPr="00C26B85">
              <w:rPr>
                <w:rFonts w:ascii="Courier New" w:eastAsiaTheme="minorEastAsia" w:hAnsi="Courier New" w:cs="Courier New"/>
                <w:color w:val="000000"/>
                <w:sz w:val="20"/>
                <w:szCs w:val="20"/>
                <w:lang w:val="en-US" w:eastAsia="zh-CN"/>
              </w:rPr>
              <w:t>],</w:t>
            </w:r>
            <w:r w:rsidRPr="00C26B85">
              <w:rPr>
                <w:rFonts w:ascii="Courier New" w:eastAsiaTheme="minorEastAsia" w:hAnsi="Courier New" w:cs="Courier New"/>
                <w:color w:val="A020F0"/>
                <w:sz w:val="20"/>
                <w:szCs w:val="20"/>
                <w:lang w:val="en-US" w:eastAsia="zh-CN"/>
              </w:rPr>
              <w:t>'fig'</w:t>
            </w:r>
            <w:r w:rsidRPr="00C26B85">
              <w:rPr>
                <w:rFonts w:ascii="Courier New" w:eastAsiaTheme="minorEastAsia" w:hAnsi="Courier New" w:cs="Courier New"/>
                <w:color w:val="000000"/>
                <w:sz w:val="20"/>
                <w:szCs w:val="20"/>
                <w:lang w:val="en-US" w:eastAsia="zh-CN"/>
              </w:rPr>
              <w:t>)</w:t>
            </w:r>
          </w:p>
          <w:p w14:paraId="421FFC26" w14:textId="77777777" w:rsidR="00C26B85" w:rsidRPr="00C26B85" w:rsidRDefault="00C26B85" w:rsidP="003C4F81">
            <w:pPr>
              <w:suppressAutoHyphens w:val="0"/>
              <w:autoSpaceDE w:val="0"/>
              <w:autoSpaceDN w:val="0"/>
              <w:adjustRightInd w:val="0"/>
              <w:rPr>
                <w:rFonts w:ascii="Courier New" w:eastAsiaTheme="minorEastAsia" w:hAnsi="Courier New" w:cs="Courier New"/>
                <w:sz w:val="24"/>
                <w:szCs w:val="24"/>
                <w:lang w:val="en-US" w:eastAsia="zh-CN"/>
              </w:rPr>
            </w:pPr>
            <w:r w:rsidRPr="00C26B85">
              <w:rPr>
                <w:rFonts w:ascii="Courier New" w:eastAsiaTheme="minorEastAsia" w:hAnsi="Courier New" w:cs="Courier New"/>
                <w:color w:val="000000"/>
                <w:sz w:val="20"/>
                <w:szCs w:val="20"/>
                <w:lang w:val="en-US" w:eastAsia="zh-CN"/>
              </w:rPr>
              <w:t xml:space="preserve"> </w:t>
            </w:r>
          </w:p>
          <w:p w14:paraId="4F2EBF1C" w14:textId="235C22EA" w:rsidR="00560ACE" w:rsidRPr="00560ACE" w:rsidRDefault="00C26B85" w:rsidP="003C4F81">
            <w:pPr>
              <w:suppressAutoHyphens w:val="0"/>
              <w:autoSpaceDE w:val="0"/>
              <w:autoSpaceDN w:val="0"/>
              <w:adjustRightInd w:val="0"/>
              <w:rPr>
                <w:rFonts w:ascii="Courier New" w:eastAsiaTheme="minorEastAsia" w:hAnsi="Courier New" w:cs="Courier New"/>
                <w:sz w:val="24"/>
                <w:szCs w:val="24"/>
                <w:lang w:val="en-US" w:eastAsia="zh-CN"/>
              </w:rPr>
            </w:pPr>
            <w:r>
              <w:rPr>
                <w:rFonts w:ascii="Courier New" w:eastAsiaTheme="minorEastAsia" w:hAnsi="Courier New" w:cs="Courier New"/>
                <w:color w:val="228B22"/>
                <w:sz w:val="20"/>
                <w:szCs w:val="20"/>
                <w:lang w:eastAsia="zh-CN"/>
              </w:rPr>
              <w:t>%</w:t>
            </w:r>
            <w:r w:rsidR="00F00EA9">
              <w:rPr>
                <w:rFonts w:ascii="Courier New" w:eastAsiaTheme="minorEastAsia" w:hAnsi="Courier New" w:cs="Courier New"/>
                <w:color w:val="228B22"/>
                <w:sz w:val="20"/>
                <w:szCs w:val="20"/>
                <w:lang w:eastAsia="zh-CN"/>
              </w:rPr>
              <w:t xml:space="preserve"> Third part </w:t>
            </w:r>
            <w:r>
              <w:rPr>
                <w:rFonts w:ascii="Courier New" w:eastAsiaTheme="minorEastAsia" w:hAnsi="Courier New" w:cs="Courier New"/>
                <w:color w:val="228B22"/>
                <w:sz w:val="20"/>
                <w:szCs w:val="20"/>
                <w:lang w:eastAsia="zh-CN"/>
              </w:rPr>
              <w:t>-----------------------------------------------------------</w:t>
            </w:r>
          </w:p>
        </w:tc>
      </w:tr>
    </w:tbl>
    <w:p w14:paraId="472069BE" w14:textId="77777777" w:rsidR="00A04FDF" w:rsidRPr="00560ACE" w:rsidRDefault="00A04FDF" w:rsidP="003C4F81">
      <w:pPr>
        <w:jc w:val="both"/>
        <w:rPr>
          <w:sz w:val="24"/>
          <w:szCs w:val="24"/>
          <w:lang w:val="en-US" w:eastAsia="fr-FR"/>
        </w:rPr>
      </w:pPr>
      <w:r w:rsidRPr="00560ACE">
        <w:rPr>
          <w:sz w:val="24"/>
          <w:szCs w:val="24"/>
          <w:lang w:val="en-US"/>
        </w:rPr>
        <w:t xml:space="preserve"> </w:t>
      </w:r>
    </w:p>
    <w:p w14:paraId="4A4DCCDA" w14:textId="74181CCE" w:rsidR="008329F7" w:rsidRDefault="00CF15EF" w:rsidP="003C4F81">
      <w:pPr>
        <w:keepNext/>
        <w:jc w:val="center"/>
      </w:pPr>
      <w:r w:rsidRPr="00FA217E">
        <w:rPr>
          <w:noProof/>
          <w:lang w:eastAsia="fr-FR"/>
        </w:rPr>
        <w:drawing>
          <wp:inline distT="0" distB="0" distL="0" distR="0" wp14:anchorId="5C15F42F" wp14:editId="3CBDDA39">
            <wp:extent cx="3350362" cy="2765996"/>
            <wp:effectExtent l="76200" t="76200" r="135890" b="130175"/>
            <wp:docPr id="3" name="Image 3" descr="C:\Users\cbacheli\Documents\IRD_US_IMAGO\DOCUMENTATIONS IRD\INSTRUCTIONS\00_PHOTOS SUPPORTS\Photos_utilisees_instr_traitement_adcp_mouill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bacheli\Documents\IRD_US_IMAGO\DOCUMENTATIONS IRD\INSTRUCTIONS\00_PHOTOS SUPPORTS\Photos_utilisees_instr_traitement_adcp_mouillage\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64400" cy="2777585"/>
                    </a:xfrm>
                    <a:prstGeom prst="rect">
                      <a:avLst/>
                    </a:prstGeom>
                    <a:ln w="2857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418589FF" w14:textId="2E89F958" w:rsidR="002263FD" w:rsidRDefault="008329F7" w:rsidP="003C4F81">
      <w:pPr>
        <w:pStyle w:val="Lgende"/>
        <w:spacing w:after="0"/>
        <w:jc w:val="center"/>
        <w:rPr>
          <w:color w:val="auto"/>
        </w:rPr>
      </w:pPr>
      <w:bookmarkStart w:id="17" w:name="_Toc482366921"/>
      <w:r w:rsidRPr="008329F7">
        <w:rPr>
          <w:color w:val="auto"/>
        </w:rPr>
        <w:t xml:space="preserve">Figure </w:t>
      </w:r>
      <w:r w:rsidRPr="008329F7">
        <w:rPr>
          <w:color w:val="auto"/>
        </w:rPr>
        <w:fldChar w:fldCharType="begin"/>
      </w:r>
      <w:r w:rsidRPr="008329F7">
        <w:rPr>
          <w:color w:val="auto"/>
        </w:rPr>
        <w:instrText xml:space="preserve"> SEQ Figure \* ARABIC </w:instrText>
      </w:r>
      <w:r w:rsidRPr="008329F7">
        <w:rPr>
          <w:color w:val="auto"/>
        </w:rPr>
        <w:fldChar w:fldCharType="separate"/>
      </w:r>
      <w:r w:rsidR="00FD0AC5">
        <w:rPr>
          <w:noProof/>
          <w:color w:val="auto"/>
        </w:rPr>
        <w:t>4</w:t>
      </w:r>
      <w:r w:rsidRPr="008329F7">
        <w:rPr>
          <w:color w:val="auto"/>
        </w:rPr>
        <w:fldChar w:fldCharType="end"/>
      </w:r>
      <w:r w:rsidRPr="008329F7">
        <w:rPr>
          <w:color w:val="auto"/>
        </w:rPr>
        <w:t>: Amplitude des bins</w:t>
      </w:r>
      <w:bookmarkEnd w:id="17"/>
    </w:p>
    <w:p w14:paraId="2E82535B" w14:textId="77777777" w:rsidR="008E0AE5" w:rsidRPr="008E0AE5" w:rsidRDefault="008E0AE5" w:rsidP="008E0AE5"/>
    <w:p w14:paraId="177B5371" w14:textId="77777777" w:rsidR="001F220D" w:rsidRPr="00C93420" w:rsidRDefault="00560ACE" w:rsidP="003C4F81">
      <w:pPr>
        <w:ind w:firstLine="284"/>
        <w:jc w:val="both"/>
        <w:rPr>
          <w:lang w:eastAsia="fr-FR"/>
        </w:rPr>
      </w:pPr>
      <w:r w:rsidRPr="00C93420">
        <w:rPr>
          <w:lang w:eastAsia="fr-FR"/>
        </w:rPr>
        <w:t xml:space="preserve">Les fortes amplitudes sont localisées où est la </w:t>
      </w:r>
      <w:r w:rsidR="00A51CD8" w:rsidRPr="00C93420">
        <w:t>réflexion en surface</w:t>
      </w:r>
      <w:r w:rsidR="003B1541" w:rsidRPr="00C93420">
        <w:t>.</w:t>
      </w:r>
      <w:r w:rsidR="004F76DE" w:rsidRPr="00C93420">
        <w:t xml:space="preserve"> </w:t>
      </w:r>
      <w:r w:rsidR="003B1541" w:rsidRPr="00C93420">
        <w:rPr>
          <w:lang w:eastAsia="fr-FR"/>
        </w:rPr>
        <w:t xml:space="preserve">Choisissez un intervalle de sorte que </w:t>
      </w:r>
      <w:r w:rsidR="00D733F4" w:rsidRPr="00C93420">
        <w:rPr>
          <w:lang w:eastAsia="fr-FR"/>
        </w:rPr>
        <w:t>la réflexion en surface</w:t>
      </w:r>
      <w:r w:rsidR="002263FD" w:rsidRPr="00C93420">
        <w:rPr>
          <w:lang w:eastAsia="fr-FR"/>
        </w:rPr>
        <w:t xml:space="preserve"> </w:t>
      </w:r>
      <w:r w:rsidR="00D733F4" w:rsidRPr="00C93420">
        <w:rPr>
          <w:lang w:eastAsia="fr-FR"/>
        </w:rPr>
        <w:t>soit</w:t>
      </w:r>
      <w:r w:rsidR="003B1541" w:rsidRPr="00C93420">
        <w:rPr>
          <w:lang w:eastAsia="fr-FR"/>
        </w:rPr>
        <w:t xml:space="preserve"> couverte sur l’ensemble de la série</w:t>
      </w:r>
      <w:r w:rsidR="002263FD" w:rsidRPr="00C93420">
        <w:rPr>
          <w:lang w:eastAsia="fr-FR"/>
        </w:rPr>
        <w:t xml:space="preserve"> (</w:t>
      </w:r>
      <w:r w:rsidR="003B1541" w:rsidRPr="00C93420">
        <w:rPr>
          <w:lang w:eastAsia="fr-FR"/>
        </w:rPr>
        <w:t>même lorsque le mouillage plonge</w:t>
      </w:r>
      <w:r w:rsidR="002263FD" w:rsidRPr="00C93420">
        <w:rPr>
          <w:lang w:eastAsia="fr-FR"/>
        </w:rPr>
        <w:t>).</w:t>
      </w:r>
      <w:r w:rsidR="004F76DE" w:rsidRPr="00C93420">
        <w:rPr>
          <w:lang w:eastAsia="fr-FR"/>
        </w:rPr>
        <w:t xml:space="preserve"> A</w:t>
      </w:r>
      <w:r w:rsidR="002263FD" w:rsidRPr="00C93420">
        <w:rPr>
          <w:lang w:eastAsia="fr-FR"/>
        </w:rPr>
        <w:t xml:space="preserve"> </w:t>
      </w:r>
      <w:r w:rsidR="004F76DE" w:rsidRPr="00C93420">
        <w:rPr>
          <w:lang w:eastAsia="fr-FR"/>
        </w:rPr>
        <w:t>chaque pas de temps, u</w:t>
      </w:r>
      <w:r w:rsidR="003B1541" w:rsidRPr="00C93420">
        <w:rPr>
          <w:lang w:eastAsia="fr-FR"/>
        </w:rPr>
        <w:t xml:space="preserve">ne sélection plus fine </w:t>
      </w:r>
      <w:r w:rsidR="004F76DE" w:rsidRPr="00C93420">
        <w:rPr>
          <w:lang w:eastAsia="fr-FR"/>
        </w:rPr>
        <w:t xml:space="preserve">de cet intervalle </w:t>
      </w:r>
      <w:r w:rsidR="003B1541" w:rsidRPr="00C93420">
        <w:rPr>
          <w:lang w:eastAsia="fr-FR"/>
        </w:rPr>
        <w:t>est ensuite effectuée</w:t>
      </w:r>
      <w:r w:rsidR="004F76DE" w:rsidRPr="00C93420">
        <w:rPr>
          <w:lang w:eastAsia="fr-FR"/>
        </w:rPr>
        <w:t xml:space="preserve"> par le programme.</w:t>
      </w:r>
    </w:p>
    <w:p w14:paraId="28B80BFD" w14:textId="30853BB3" w:rsidR="002263FD" w:rsidRPr="00C93420" w:rsidRDefault="004F76DE" w:rsidP="003C4F81">
      <w:pPr>
        <w:ind w:firstLine="284"/>
        <w:jc w:val="both"/>
        <w:rPr>
          <w:lang w:eastAsia="fr-FR"/>
        </w:rPr>
      </w:pPr>
      <w:r w:rsidRPr="00C93420">
        <w:rPr>
          <w:lang w:eastAsia="fr-FR"/>
        </w:rPr>
        <w:t>Sur l’exemple ci-dessus, autour de l’</w:t>
      </w:r>
      <w:r w:rsidR="002263FD" w:rsidRPr="00C93420">
        <w:rPr>
          <w:lang w:eastAsia="fr-FR"/>
        </w:rPr>
        <w:t>index</w:t>
      </w:r>
      <w:r w:rsidR="001F220D" w:rsidRPr="00C93420">
        <w:rPr>
          <w:lang w:eastAsia="fr-FR"/>
        </w:rPr>
        <w:t xml:space="preserve"> </w:t>
      </w:r>
      <w:r w:rsidR="002263FD" w:rsidRPr="00C93420">
        <w:rPr>
          <w:lang w:eastAsia="fr-FR"/>
        </w:rPr>
        <w:t xml:space="preserve">4700 </w:t>
      </w:r>
      <w:r w:rsidRPr="00C93420">
        <w:rPr>
          <w:lang w:eastAsia="fr-FR"/>
        </w:rPr>
        <w:t xml:space="preserve">il y a un certain nombre de </w:t>
      </w:r>
      <w:r w:rsidR="004C79B9" w:rsidRPr="00C93420">
        <w:rPr>
          <w:lang w:eastAsia="fr-FR"/>
        </w:rPr>
        <w:t>profil</w:t>
      </w:r>
      <w:r w:rsidRPr="00C93420">
        <w:rPr>
          <w:lang w:eastAsia="fr-FR"/>
        </w:rPr>
        <w:t>s où l’amplitude maximum des échos se situe au bin 25 ou plus</w:t>
      </w:r>
      <w:r w:rsidR="002263FD" w:rsidRPr="00C93420">
        <w:rPr>
          <w:lang w:eastAsia="fr-FR"/>
        </w:rPr>
        <w:t xml:space="preserve">. </w:t>
      </w:r>
      <w:r w:rsidRPr="00C93420">
        <w:rPr>
          <w:lang w:eastAsia="fr-FR"/>
        </w:rPr>
        <w:t xml:space="preserve">Ici l’intervalle </w:t>
      </w:r>
      <w:r w:rsidR="002263FD" w:rsidRPr="00C93420">
        <w:rPr>
          <w:lang w:eastAsia="fr-FR"/>
        </w:rPr>
        <w:t xml:space="preserve">18 </w:t>
      </w:r>
      <w:r w:rsidRPr="00C93420">
        <w:rPr>
          <w:lang w:eastAsia="fr-FR"/>
        </w:rPr>
        <w:t>à</w:t>
      </w:r>
      <w:r w:rsidR="002263FD" w:rsidRPr="00C93420">
        <w:rPr>
          <w:lang w:eastAsia="fr-FR"/>
        </w:rPr>
        <w:t xml:space="preserve"> 28 </w:t>
      </w:r>
      <w:r w:rsidRPr="00C93420">
        <w:rPr>
          <w:lang w:eastAsia="fr-FR"/>
        </w:rPr>
        <w:t>est un bon choix</w:t>
      </w:r>
      <w:r w:rsidR="002263FD" w:rsidRPr="00C93420">
        <w:rPr>
          <w:lang w:eastAsia="fr-FR"/>
        </w:rPr>
        <w:t>.</w:t>
      </w:r>
    </w:p>
    <w:p w14:paraId="4C0C3CF8" w14:textId="77777777" w:rsidR="004C79B9" w:rsidRPr="00C93420" w:rsidRDefault="004C79B9" w:rsidP="003C4F81">
      <w:pPr>
        <w:ind w:firstLine="284"/>
        <w:jc w:val="both"/>
        <w:rPr>
          <w:lang w:eastAsia="fr-FR"/>
        </w:rPr>
      </w:pPr>
    </w:p>
    <w:p w14:paraId="0C8BD0E9" w14:textId="7B0FAA77" w:rsidR="004C79B9" w:rsidRPr="00C93420" w:rsidRDefault="004C79B9" w:rsidP="003C4F81">
      <w:pPr>
        <w:pStyle w:val="Paragraphedeliste"/>
        <w:numPr>
          <w:ilvl w:val="0"/>
          <w:numId w:val="4"/>
        </w:numPr>
        <w:jc w:val="both"/>
        <w:rPr>
          <w:lang w:eastAsia="fr-FR"/>
        </w:rPr>
      </w:pPr>
      <w:r w:rsidRPr="00C93420">
        <w:rPr>
          <w:lang w:eastAsia="fr-FR"/>
        </w:rPr>
        <w:t>Notez dans le programme l’intervalle choisi, comme dans l’exemple ci-dessous :</w:t>
      </w:r>
    </w:p>
    <w:p w14:paraId="37B0AC6C" w14:textId="77777777" w:rsidR="002263FD" w:rsidRPr="004F76DE" w:rsidRDefault="002263FD" w:rsidP="003C4F81">
      <w:pPr>
        <w:autoSpaceDE w:val="0"/>
        <w:autoSpaceDN w:val="0"/>
        <w:adjustRightInd w:val="0"/>
        <w:jc w:val="both"/>
        <w:rPr>
          <w:sz w:val="24"/>
          <w:szCs w:val="24"/>
          <w:lang w:eastAsia="fr-FR"/>
        </w:rPr>
      </w:pPr>
    </w:p>
    <w:tbl>
      <w:tblPr>
        <w:tblStyle w:val="Grilledutableau"/>
        <w:tblW w:w="0" w:type="auto"/>
        <w:tblLook w:val="04A0" w:firstRow="1" w:lastRow="0" w:firstColumn="1" w:lastColumn="0" w:noHBand="0" w:noVBand="1"/>
      </w:tblPr>
      <w:tblGrid>
        <w:gridCol w:w="9062"/>
      </w:tblGrid>
      <w:tr w:rsidR="002263FD" w:rsidRPr="005321D7" w14:paraId="3EADF235" w14:textId="77777777" w:rsidTr="00631285">
        <w:tc>
          <w:tcPr>
            <w:tcW w:w="9062" w:type="dxa"/>
          </w:tcPr>
          <w:p w14:paraId="6A17EC31" w14:textId="77777777" w:rsidR="00F63F2A" w:rsidRPr="00F63F2A" w:rsidRDefault="00F63F2A" w:rsidP="003C4F81">
            <w:pPr>
              <w:suppressAutoHyphens w:val="0"/>
              <w:autoSpaceDE w:val="0"/>
              <w:autoSpaceDN w:val="0"/>
              <w:adjustRightInd w:val="0"/>
              <w:rPr>
                <w:rFonts w:ascii="Courier New" w:eastAsiaTheme="minorEastAsia" w:hAnsi="Courier New" w:cs="Courier New"/>
                <w:sz w:val="24"/>
                <w:szCs w:val="24"/>
                <w:lang w:val="en-US" w:eastAsia="zh-CN"/>
              </w:rPr>
            </w:pPr>
            <w:r w:rsidRPr="00F63F2A">
              <w:rPr>
                <w:rFonts w:ascii="Courier New" w:eastAsiaTheme="minorEastAsia" w:hAnsi="Courier New" w:cs="Courier New"/>
                <w:color w:val="228B22"/>
                <w:sz w:val="20"/>
                <w:szCs w:val="20"/>
                <w:lang w:val="en-US" w:eastAsia="zh-CN"/>
              </w:rPr>
              <w:t>% If upward looking: range of surface bins used for instrument depth correction below!</w:t>
            </w:r>
          </w:p>
          <w:p w14:paraId="0FD377F7" w14:textId="62FAAC80" w:rsidR="002263FD" w:rsidRPr="00F63F2A" w:rsidRDefault="00545D86" w:rsidP="003C4F81">
            <w:pPr>
              <w:suppressAutoHyphens w:val="0"/>
              <w:autoSpaceDE w:val="0"/>
              <w:autoSpaceDN w:val="0"/>
              <w:adjustRightInd w:val="0"/>
              <w:rPr>
                <w:rFonts w:ascii="Courier New" w:eastAsiaTheme="minorEastAsia" w:hAnsi="Courier New" w:cs="Courier New"/>
                <w:sz w:val="24"/>
                <w:szCs w:val="24"/>
                <w:lang w:val="en-US" w:eastAsia="zh-CN"/>
              </w:rPr>
            </w:pPr>
            <w:r>
              <w:rPr>
                <w:rFonts w:ascii="Courier New" w:eastAsiaTheme="minorEastAsia" w:hAnsi="Courier New" w:cs="Courier New"/>
                <w:color w:val="000000"/>
                <w:sz w:val="20"/>
                <w:szCs w:val="20"/>
                <w:lang w:val="en-US" w:eastAsia="zh-CN"/>
              </w:rPr>
              <w:lastRenderedPageBreak/>
              <w:t>sbins= 18</w:t>
            </w:r>
            <w:r w:rsidR="00F63F2A" w:rsidRPr="00F63F2A">
              <w:rPr>
                <w:rFonts w:ascii="Courier New" w:eastAsiaTheme="minorEastAsia" w:hAnsi="Courier New" w:cs="Courier New"/>
                <w:color w:val="000000"/>
                <w:sz w:val="20"/>
                <w:szCs w:val="20"/>
                <w:lang w:val="en-US" w:eastAsia="zh-CN"/>
              </w:rPr>
              <w:t xml:space="preserve">:28; </w:t>
            </w:r>
            <w:r w:rsidR="00F63F2A" w:rsidRPr="00F63F2A">
              <w:rPr>
                <w:rFonts w:ascii="Courier New" w:eastAsiaTheme="minorEastAsia" w:hAnsi="Courier New" w:cs="Courier New"/>
                <w:color w:val="228B22"/>
                <w:sz w:val="20"/>
                <w:szCs w:val="20"/>
                <w:lang w:val="en-US" w:eastAsia="zh-CN"/>
              </w:rPr>
              <w:t>% here a range of bins is given which cover the surface reflection</w:t>
            </w:r>
          </w:p>
        </w:tc>
      </w:tr>
    </w:tbl>
    <w:p w14:paraId="6A26EF1A" w14:textId="55D1D33C" w:rsidR="00E72085" w:rsidRDefault="00E72085" w:rsidP="003C4F81">
      <w:pPr>
        <w:rPr>
          <w:lang w:val="en-US"/>
        </w:rPr>
      </w:pPr>
    </w:p>
    <w:p w14:paraId="57901904" w14:textId="77777777" w:rsidR="00D80D14" w:rsidRPr="00F25F44" w:rsidRDefault="00D80D14" w:rsidP="00D80D14">
      <w:pPr>
        <w:pStyle w:val="Paragraphedeliste"/>
        <w:numPr>
          <w:ilvl w:val="0"/>
          <w:numId w:val="4"/>
        </w:numPr>
        <w:jc w:val="both"/>
      </w:pPr>
      <w:r w:rsidRPr="00F25F44">
        <w:t xml:space="preserve">Enregistrer les modifications effectuées sur le script </w:t>
      </w:r>
      <w:r w:rsidRPr="00F25F44">
        <w:rPr>
          <w:lang w:eastAsia="en-US"/>
        </w:rPr>
        <w:t>« </w:t>
      </w:r>
      <w:r w:rsidRPr="00F25F44">
        <w:rPr>
          <w:color w:val="00B0F0"/>
          <w:lang w:eastAsia="en-US"/>
        </w:rPr>
        <w:t>template_get_adcp_data.m </w:t>
      </w:r>
      <w:r w:rsidRPr="00F25F44">
        <w:rPr>
          <w:lang w:eastAsia="en-US"/>
        </w:rPr>
        <w:t>»</w:t>
      </w:r>
    </w:p>
    <w:p w14:paraId="63520579" w14:textId="77777777" w:rsidR="00D80D14" w:rsidRPr="00D80D14" w:rsidRDefault="00D80D14" w:rsidP="003C4F81"/>
    <w:p w14:paraId="45818F22" w14:textId="77777777" w:rsidR="00EC0E24" w:rsidRPr="0099795C" w:rsidRDefault="00EC0E24" w:rsidP="003C4F81">
      <w:pPr>
        <w:suppressAutoHyphens w:val="0"/>
        <w:autoSpaceDE w:val="0"/>
        <w:autoSpaceDN w:val="0"/>
        <w:adjustRightInd w:val="0"/>
        <w:ind w:firstLine="360"/>
        <w:jc w:val="both"/>
        <w:rPr>
          <w:lang w:eastAsia="fr-FR"/>
        </w:rPr>
      </w:pPr>
      <w:r w:rsidRPr="0099795C">
        <w:t>La profondeur de chaque bin est calculée à partir de la pression avec la fonction « </w:t>
      </w:r>
      <w:r w:rsidRPr="0099795C">
        <w:rPr>
          <w:color w:val="00B0F0"/>
        </w:rPr>
        <w:t>sw_dpth </w:t>
      </w:r>
      <w:r w:rsidRPr="0099795C">
        <w:t>». La correction de la profondeur de chaque bin en fonction de l’écho de surface est réalisée par la fonction « </w:t>
      </w:r>
      <w:r w:rsidRPr="0099795C">
        <w:rPr>
          <w:color w:val="00B0F0"/>
        </w:rPr>
        <w:t>adcp_surface_fit </w:t>
      </w:r>
      <w:r w:rsidRPr="0099795C">
        <w:t xml:space="preserve">». </w:t>
      </w:r>
      <w:r w:rsidRPr="0099795C">
        <w:rPr>
          <w:lang w:eastAsia="fr-FR"/>
        </w:rPr>
        <w:t>L’offset à appliquer à chaque profondeur de bin est calculé. Il est également possible de saisir un offset manuellement.</w:t>
      </w:r>
    </w:p>
    <w:p w14:paraId="328F6480" w14:textId="77777777" w:rsidR="00130741" w:rsidRPr="0099795C" w:rsidRDefault="00130741" w:rsidP="003C4F81">
      <w:pPr>
        <w:suppressAutoHyphens w:val="0"/>
        <w:autoSpaceDE w:val="0"/>
        <w:autoSpaceDN w:val="0"/>
        <w:adjustRightInd w:val="0"/>
        <w:ind w:firstLine="360"/>
        <w:jc w:val="both"/>
        <w:rPr>
          <w:lang w:eastAsia="fr-FR"/>
        </w:rPr>
      </w:pPr>
    </w:p>
    <w:p w14:paraId="611A1580" w14:textId="3D2A3AA3" w:rsidR="00130741" w:rsidRPr="0099795C" w:rsidRDefault="00130741" w:rsidP="003C4F81">
      <w:pPr>
        <w:ind w:firstLine="360"/>
        <w:jc w:val="both"/>
        <w:rPr>
          <w:lang w:eastAsia="fr-FR"/>
        </w:rPr>
      </w:pPr>
      <w:r w:rsidRPr="0099795C">
        <w:t xml:space="preserve">Si l’ADCP est orienté vers la surface, la profondeur invalide sous la surface, due à la réflexion en surface, est calculée par la fonction </w:t>
      </w:r>
      <w:r w:rsidRPr="0099795C">
        <w:rPr>
          <w:lang w:eastAsia="fr-FR"/>
        </w:rPr>
        <w:t>« </w:t>
      </w:r>
      <w:r w:rsidRPr="0099795C">
        <w:rPr>
          <w:color w:val="00B0F0"/>
          <w:lang w:eastAsia="fr-FR"/>
        </w:rPr>
        <w:t>adcp_shadowzone.m </w:t>
      </w:r>
      <w:r w:rsidRPr="0099795C">
        <w:rPr>
          <w:lang w:eastAsia="fr-FR"/>
        </w:rPr>
        <w:t xml:space="preserve">». Cette ‘shadow zone’ est déterminée par la profondeur de l’instrument et l’angle du faisceau. </w:t>
      </w:r>
    </w:p>
    <w:p w14:paraId="40B7C836" w14:textId="6E657BFA" w:rsidR="00130741" w:rsidRPr="0099795C" w:rsidRDefault="00130741" w:rsidP="003C4F81">
      <w:pPr>
        <w:jc w:val="both"/>
        <w:rPr>
          <w:lang w:eastAsia="fr-FR"/>
        </w:rPr>
      </w:pPr>
      <w:r w:rsidRPr="0099795C">
        <w:rPr>
          <w:lang w:eastAsia="fr-FR"/>
        </w:rPr>
        <w:t>Les bins proches de la surface supposés avoir des vitesses de cou</w:t>
      </w:r>
      <w:r w:rsidR="00903FBC" w:rsidRPr="0099795C">
        <w:rPr>
          <w:lang w:eastAsia="fr-FR"/>
        </w:rPr>
        <w:t>rant correctes sont représentés par la fonction « </w:t>
      </w:r>
      <w:r w:rsidRPr="0099795C">
        <w:rPr>
          <w:color w:val="00B0F0"/>
          <w:lang w:eastAsia="fr-FR"/>
        </w:rPr>
        <w:t>adcp_check_surface.m</w:t>
      </w:r>
      <w:r w:rsidR="00903FBC" w:rsidRPr="0099795C">
        <w:rPr>
          <w:color w:val="00B0F0"/>
          <w:lang w:eastAsia="fr-FR"/>
        </w:rPr>
        <w:t> </w:t>
      </w:r>
      <w:r w:rsidR="00903FBC" w:rsidRPr="0099795C">
        <w:rPr>
          <w:lang w:eastAsia="fr-FR"/>
        </w:rPr>
        <w:t>»</w:t>
      </w:r>
      <w:r w:rsidRPr="0099795C">
        <w:rPr>
          <w:lang w:eastAsia="fr-FR"/>
        </w:rPr>
        <w:t xml:space="preserve">. S’il y a toujours des mauvaises vitesses de courant, un critère manuel doit être trouvé. </w:t>
      </w:r>
    </w:p>
    <w:p w14:paraId="4DA4C760" w14:textId="77777777" w:rsidR="00EC0E24" w:rsidRPr="00130741" w:rsidRDefault="00EC0E24" w:rsidP="003C4F81"/>
    <w:p w14:paraId="72AFB858" w14:textId="77777777" w:rsidR="008B6446" w:rsidRDefault="008B6446" w:rsidP="003C4F81">
      <w:pPr>
        <w:pStyle w:val="Titre2"/>
        <w:spacing w:before="0" w:after="0"/>
      </w:pPr>
      <w:bookmarkStart w:id="18" w:name="_Toc482366760"/>
      <w:r>
        <w:t>Exclusion des données de mauvaise qualité (Pg field)</w:t>
      </w:r>
      <w:bookmarkEnd w:id="18"/>
    </w:p>
    <w:p w14:paraId="12B9A0F2" w14:textId="77777777" w:rsidR="001D6C4D" w:rsidRPr="001D6C4D" w:rsidRDefault="001D6C4D" w:rsidP="003C4F81"/>
    <w:p w14:paraId="5A400A7E" w14:textId="64016A27" w:rsidR="008B6446" w:rsidRPr="000B732A" w:rsidRDefault="008B6446" w:rsidP="003C4F81">
      <w:pPr>
        <w:autoSpaceDE w:val="0"/>
        <w:autoSpaceDN w:val="0"/>
        <w:adjustRightInd w:val="0"/>
        <w:ind w:firstLine="360"/>
        <w:jc w:val="both"/>
        <w:rPr>
          <w:lang w:eastAsia="fr-FR"/>
        </w:rPr>
      </w:pPr>
      <w:r w:rsidRPr="000B732A">
        <w:rPr>
          <w:lang w:eastAsia="fr-FR"/>
        </w:rPr>
        <w:t xml:space="preserve">Pour supprimer les données dont le pourcentage de données </w:t>
      </w:r>
      <w:r w:rsidR="001D6C4D" w:rsidRPr="000B732A">
        <w:rPr>
          <w:lang w:eastAsia="fr-FR"/>
        </w:rPr>
        <w:t xml:space="preserve">est inférieur </w:t>
      </w:r>
      <w:r w:rsidR="00370065" w:rsidRPr="000B732A">
        <w:rPr>
          <w:lang w:eastAsia="fr-FR"/>
        </w:rPr>
        <w:t>au seuil</w:t>
      </w:r>
      <w:r w:rsidR="001D6C4D" w:rsidRPr="000B732A">
        <w:rPr>
          <w:lang w:eastAsia="fr-FR"/>
        </w:rPr>
        <w:t xml:space="preserve"> de bonnes données</w:t>
      </w:r>
      <w:r w:rsidRPr="000B732A">
        <w:rPr>
          <w:lang w:eastAsia="fr-FR"/>
        </w:rPr>
        <w:t>, il faut utiliser le champ ‘Pg’ du 4</w:t>
      </w:r>
      <w:r w:rsidRPr="000B732A">
        <w:rPr>
          <w:vertAlign w:val="superscript"/>
          <w:lang w:eastAsia="fr-FR"/>
        </w:rPr>
        <w:t>ème</w:t>
      </w:r>
      <w:r w:rsidRPr="000B732A">
        <w:rPr>
          <w:lang w:eastAsia="fr-FR"/>
        </w:rPr>
        <w:t xml:space="preserve"> transducteur.</w:t>
      </w:r>
      <w:r w:rsidR="001D6C4D" w:rsidRPr="000B732A">
        <w:rPr>
          <w:lang w:eastAsia="fr-FR"/>
        </w:rPr>
        <w:t xml:space="preserve"> Dans le programme, nous avons un seuil appelé « </w:t>
      </w:r>
      <w:r w:rsidR="001D6C4D" w:rsidRPr="000B732A">
        <w:rPr>
          <w:color w:val="00B0F0"/>
          <w:lang w:eastAsia="fr-FR"/>
        </w:rPr>
        <w:t>Percent Good </w:t>
      </w:r>
      <w:r w:rsidR="001D6C4D" w:rsidRPr="000B732A">
        <w:rPr>
          <w:lang w:eastAsia="fr-FR"/>
        </w:rPr>
        <w:t>» dont la valeur est 20.</w:t>
      </w:r>
    </w:p>
    <w:p w14:paraId="478405C6" w14:textId="77777777" w:rsidR="008B6446" w:rsidRPr="0026689B" w:rsidRDefault="008B6446" w:rsidP="003C4F81"/>
    <w:tbl>
      <w:tblPr>
        <w:tblStyle w:val="Grilledutableau"/>
        <w:tblW w:w="0" w:type="auto"/>
        <w:tblLook w:val="04A0" w:firstRow="1" w:lastRow="0" w:firstColumn="1" w:lastColumn="0" w:noHBand="0" w:noVBand="1"/>
      </w:tblPr>
      <w:tblGrid>
        <w:gridCol w:w="9062"/>
      </w:tblGrid>
      <w:tr w:rsidR="008B6446" w14:paraId="7C2F9E93" w14:textId="77777777" w:rsidTr="008B6446">
        <w:tc>
          <w:tcPr>
            <w:tcW w:w="9062" w:type="dxa"/>
          </w:tcPr>
          <w:p w14:paraId="2EDE4E87" w14:textId="77777777" w:rsidR="008B6446" w:rsidRPr="008B6446" w:rsidRDefault="008B6446" w:rsidP="003C4F81">
            <w:pPr>
              <w:suppressAutoHyphens w:val="0"/>
              <w:autoSpaceDE w:val="0"/>
              <w:autoSpaceDN w:val="0"/>
              <w:adjustRightInd w:val="0"/>
              <w:rPr>
                <w:rFonts w:ascii="Courier New" w:eastAsiaTheme="minorEastAsia" w:hAnsi="Courier New" w:cs="Courier New"/>
                <w:sz w:val="24"/>
                <w:szCs w:val="24"/>
                <w:lang w:val="en-US" w:eastAsia="zh-CN"/>
              </w:rPr>
            </w:pPr>
            <w:r w:rsidRPr="008B6446">
              <w:rPr>
                <w:rFonts w:ascii="Courier New" w:eastAsiaTheme="minorEastAsia" w:hAnsi="Courier New" w:cs="Courier New"/>
                <w:color w:val="228B22"/>
                <w:sz w:val="20"/>
                <w:szCs w:val="20"/>
                <w:lang w:val="en-US" w:eastAsia="zh-CN"/>
              </w:rPr>
              <w:t>% Exclude data with percent good below prct_good</w:t>
            </w:r>
          </w:p>
          <w:p w14:paraId="21776377" w14:textId="77777777" w:rsidR="008B6446" w:rsidRPr="008B6446" w:rsidRDefault="008B6446" w:rsidP="003C4F81">
            <w:pPr>
              <w:suppressAutoHyphens w:val="0"/>
              <w:autoSpaceDE w:val="0"/>
              <w:autoSpaceDN w:val="0"/>
              <w:adjustRightInd w:val="0"/>
              <w:rPr>
                <w:rFonts w:ascii="Courier New" w:eastAsiaTheme="minorEastAsia" w:hAnsi="Courier New" w:cs="Courier New"/>
                <w:sz w:val="24"/>
                <w:szCs w:val="24"/>
                <w:lang w:eastAsia="zh-CN"/>
              </w:rPr>
            </w:pPr>
            <w:r>
              <w:rPr>
                <w:rFonts w:ascii="Courier New" w:eastAsiaTheme="minorEastAsia" w:hAnsi="Courier New" w:cs="Courier New"/>
                <w:color w:val="000000"/>
                <w:sz w:val="20"/>
                <w:szCs w:val="20"/>
                <w:lang w:eastAsia="zh-CN"/>
              </w:rPr>
              <w:t>prct_good = 20;</w:t>
            </w:r>
          </w:p>
        </w:tc>
      </w:tr>
    </w:tbl>
    <w:p w14:paraId="49E35F25" w14:textId="77777777" w:rsidR="008B6446" w:rsidRDefault="008B6446" w:rsidP="003C4F81">
      <w:pPr>
        <w:rPr>
          <w:lang w:val="en-US" w:eastAsia="en-US"/>
        </w:rPr>
      </w:pPr>
    </w:p>
    <w:p w14:paraId="32C5DE17" w14:textId="77777777" w:rsidR="0042294E" w:rsidRDefault="0042294E" w:rsidP="003C4F81">
      <w:pPr>
        <w:pStyle w:val="Titre1"/>
        <w:spacing w:before="0" w:after="0"/>
      </w:pPr>
      <w:bookmarkStart w:id="19" w:name="_Toc482366761"/>
      <w:r>
        <w:t>Traitement des données ADCP</w:t>
      </w:r>
      <w:bookmarkEnd w:id="19"/>
      <w:r>
        <w:t xml:space="preserve"> </w:t>
      </w:r>
    </w:p>
    <w:p w14:paraId="6BE5F56A" w14:textId="77777777" w:rsidR="001A6630" w:rsidRDefault="001A6630" w:rsidP="003C4F81">
      <w:pPr>
        <w:pStyle w:val="Paragraphedeliste"/>
        <w:ind w:left="0"/>
        <w:jc w:val="both"/>
        <w:rPr>
          <w:sz w:val="24"/>
          <w:szCs w:val="24"/>
        </w:rPr>
      </w:pPr>
    </w:p>
    <w:p w14:paraId="70B2D29D" w14:textId="4386EFD8" w:rsidR="00A75DDB" w:rsidRPr="00E67C4E" w:rsidRDefault="001B445C" w:rsidP="003C4F81">
      <w:pPr>
        <w:pStyle w:val="Paragraphedeliste"/>
        <w:ind w:left="0" w:firstLine="360"/>
        <w:jc w:val="both"/>
      </w:pPr>
      <w:r w:rsidRPr="00E67C4E">
        <w:t>V</w:t>
      </w:r>
      <w:r w:rsidR="002B5E9B" w:rsidRPr="00E67C4E">
        <w:t>ous pouvez</w:t>
      </w:r>
      <w:r w:rsidRPr="00E67C4E">
        <w:t xml:space="preserve"> à présent</w:t>
      </w:r>
      <w:r w:rsidR="002B5E9B" w:rsidRPr="00E67C4E">
        <w:t xml:space="preserve"> ex</w:t>
      </w:r>
      <w:r w:rsidR="001528DE" w:rsidRPr="00E67C4E">
        <w:t>écuter la troisième</w:t>
      </w:r>
      <w:r w:rsidR="002B5E9B" w:rsidRPr="00E67C4E">
        <w:t xml:space="preserve"> partie du programme</w:t>
      </w:r>
      <w:r w:rsidR="001528DE" w:rsidRPr="00E67C4E">
        <w:t xml:space="preserve"> qui va jusqu’à la fin du programme.</w:t>
      </w:r>
      <w:r w:rsidR="00AD3F8B" w:rsidRPr="00E67C4E">
        <w:t xml:space="preserve"> Pour cela : </w:t>
      </w:r>
    </w:p>
    <w:p w14:paraId="658D50A4" w14:textId="77777777" w:rsidR="00AD3F8B" w:rsidRPr="00E67C4E" w:rsidRDefault="00AD3F8B" w:rsidP="003C4F81">
      <w:pPr>
        <w:pStyle w:val="Paragraphedeliste"/>
        <w:ind w:left="0"/>
        <w:jc w:val="both"/>
      </w:pPr>
    </w:p>
    <w:p w14:paraId="4A9BAD5B" w14:textId="342B95B1" w:rsidR="00AD3F8B" w:rsidRPr="00E67C4E" w:rsidRDefault="00AD3F8B" w:rsidP="003C4F81">
      <w:pPr>
        <w:pStyle w:val="Paragraphedeliste"/>
        <w:numPr>
          <w:ilvl w:val="0"/>
          <w:numId w:val="4"/>
        </w:numPr>
        <w:jc w:val="both"/>
      </w:pPr>
      <w:r w:rsidRPr="00E67C4E">
        <w:t>Sélectionner l</w:t>
      </w:r>
      <w:r w:rsidR="00073CD9" w:rsidRPr="00E67C4E">
        <w:t>a troisième partie du programme, comme l’exemple ci-dessous</w:t>
      </w:r>
    </w:p>
    <w:p w14:paraId="3F0443A4" w14:textId="1A0164FA" w:rsidR="001833FE" w:rsidRPr="00E67C4E" w:rsidRDefault="00073CD9" w:rsidP="003C4F81">
      <w:pPr>
        <w:pStyle w:val="Paragraphedeliste"/>
        <w:numPr>
          <w:ilvl w:val="0"/>
          <w:numId w:val="4"/>
        </w:numPr>
        <w:jc w:val="both"/>
      </w:pPr>
      <w:r w:rsidRPr="00E67C4E">
        <w:t>Exécuter la sélection</w:t>
      </w:r>
    </w:p>
    <w:p w14:paraId="21A3D162" w14:textId="77777777" w:rsidR="001833FE" w:rsidRDefault="001833FE" w:rsidP="003C4F81">
      <w:pPr>
        <w:jc w:val="both"/>
        <w:rPr>
          <w:sz w:val="24"/>
          <w:szCs w:val="24"/>
        </w:rPr>
      </w:pPr>
    </w:p>
    <w:tbl>
      <w:tblPr>
        <w:tblStyle w:val="Grilledutableau"/>
        <w:tblW w:w="0" w:type="auto"/>
        <w:tblLook w:val="04A0" w:firstRow="1" w:lastRow="0" w:firstColumn="1" w:lastColumn="0" w:noHBand="0" w:noVBand="1"/>
      </w:tblPr>
      <w:tblGrid>
        <w:gridCol w:w="9062"/>
      </w:tblGrid>
      <w:tr w:rsidR="00AD3F8B" w:rsidRPr="008B6446" w14:paraId="1F142020" w14:textId="77777777" w:rsidTr="00FF2A7A">
        <w:tc>
          <w:tcPr>
            <w:tcW w:w="9062" w:type="dxa"/>
          </w:tcPr>
          <w:p w14:paraId="43509AFF" w14:textId="553D1A84" w:rsidR="00AD3F8B" w:rsidRDefault="00AD3F8B" w:rsidP="003C4F81">
            <w:pPr>
              <w:suppressAutoHyphens w:val="0"/>
              <w:autoSpaceDE w:val="0"/>
              <w:autoSpaceDN w:val="0"/>
              <w:adjustRightInd w:val="0"/>
              <w:rPr>
                <w:rFonts w:ascii="Courier New" w:eastAsiaTheme="minorEastAsia" w:hAnsi="Courier New" w:cs="Courier New"/>
                <w:sz w:val="24"/>
                <w:szCs w:val="24"/>
                <w:lang w:eastAsia="zh-CN"/>
              </w:rPr>
            </w:pPr>
            <w:r>
              <w:rPr>
                <w:rFonts w:ascii="Courier New" w:eastAsiaTheme="minorEastAsia" w:hAnsi="Courier New" w:cs="Courier New"/>
                <w:color w:val="228B22"/>
                <w:sz w:val="20"/>
                <w:szCs w:val="20"/>
                <w:lang w:eastAsia="zh-CN"/>
              </w:rPr>
              <w:t>% Third part ------------------------------------------------------------</w:t>
            </w:r>
          </w:p>
          <w:p w14:paraId="5F0C96E0" w14:textId="77777777" w:rsidR="0096409F" w:rsidRDefault="0096409F" w:rsidP="003C4F81">
            <w:pPr>
              <w:suppressAutoHyphens w:val="0"/>
              <w:autoSpaceDE w:val="0"/>
              <w:autoSpaceDN w:val="0"/>
              <w:adjustRightInd w:val="0"/>
              <w:rPr>
                <w:rFonts w:ascii="Courier New" w:eastAsiaTheme="minorEastAsia" w:hAnsi="Courier New" w:cs="Courier New"/>
                <w:color w:val="228B22"/>
                <w:sz w:val="20"/>
                <w:szCs w:val="20"/>
                <w:lang w:val="en-US" w:eastAsia="zh-CN"/>
              </w:rPr>
            </w:pPr>
          </w:p>
          <w:p w14:paraId="40B4C3C5" w14:textId="77777777" w:rsidR="001833FE" w:rsidRPr="001833FE" w:rsidRDefault="001833FE" w:rsidP="003C4F81">
            <w:pPr>
              <w:suppressAutoHyphens w:val="0"/>
              <w:autoSpaceDE w:val="0"/>
              <w:autoSpaceDN w:val="0"/>
              <w:adjustRightInd w:val="0"/>
              <w:rPr>
                <w:rFonts w:ascii="Courier New" w:eastAsiaTheme="minorEastAsia" w:hAnsi="Courier New" w:cs="Courier New"/>
                <w:sz w:val="24"/>
                <w:szCs w:val="24"/>
                <w:lang w:val="en-US" w:eastAsia="zh-CN"/>
              </w:rPr>
            </w:pPr>
            <w:r w:rsidRPr="001833FE">
              <w:rPr>
                <w:rFonts w:ascii="Courier New" w:eastAsiaTheme="minorEastAsia" w:hAnsi="Courier New" w:cs="Courier New"/>
                <w:color w:val="228B22"/>
                <w:sz w:val="20"/>
                <w:szCs w:val="20"/>
                <w:lang w:val="en-US" w:eastAsia="zh-CN"/>
              </w:rPr>
              <w:t>% If upward looking: range of surface bins used for instrument depth correction below!</w:t>
            </w:r>
          </w:p>
          <w:p w14:paraId="71C7350E" w14:textId="77777777" w:rsidR="001833FE" w:rsidRPr="001833FE" w:rsidRDefault="001833FE" w:rsidP="003C4F81">
            <w:pPr>
              <w:suppressAutoHyphens w:val="0"/>
              <w:autoSpaceDE w:val="0"/>
              <w:autoSpaceDN w:val="0"/>
              <w:adjustRightInd w:val="0"/>
              <w:rPr>
                <w:rFonts w:ascii="Courier New" w:eastAsiaTheme="minorEastAsia" w:hAnsi="Courier New" w:cs="Courier New"/>
                <w:sz w:val="24"/>
                <w:szCs w:val="24"/>
                <w:lang w:val="en-US" w:eastAsia="zh-CN"/>
              </w:rPr>
            </w:pPr>
            <w:r w:rsidRPr="001833FE">
              <w:rPr>
                <w:rFonts w:ascii="Courier New" w:eastAsiaTheme="minorEastAsia" w:hAnsi="Courier New" w:cs="Courier New"/>
                <w:color w:val="000000"/>
                <w:sz w:val="20"/>
                <w:szCs w:val="20"/>
                <w:lang w:val="en-US" w:eastAsia="zh-CN"/>
              </w:rPr>
              <w:t xml:space="preserve">sbins= 31:38; </w:t>
            </w:r>
            <w:r w:rsidRPr="001833FE">
              <w:rPr>
                <w:rFonts w:ascii="Courier New" w:eastAsiaTheme="minorEastAsia" w:hAnsi="Courier New" w:cs="Courier New"/>
                <w:color w:val="228B22"/>
                <w:sz w:val="20"/>
                <w:szCs w:val="20"/>
                <w:lang w:val="en-US" w:eastAsia="zh-CN"/>
              </w:rPr>
              <w:t>% here a range of bins is given which cover the surface reflection</w:t>
            </w:r>
          </w:p>
          <w:p w14:paraId="024B47C9" w14:textId="77777777" w:rsidR="001833FE" w:rsidRPr="001833FE" w:rsidRDefault="001833FE" w:rsidP="003C4F81">
            <w:pPr>
              <w:suppressAutoHyphens w:val="0"/>
              <w:autoSpaceDE w:val="0"/>
              <w:autoSpaceDN w:val="0"/>
              <w:adjustRightInd w:val="0"/>
              <w:rPr>
                <w:rFonts w:ascii="Courier New" w:eastAsiaTheme="minorEastAsia" w:hAnsi="Courier New" w:cs="Courier New"/>
                <w:sz w:val="24"/>
                <w:szCs w:val="24"/>
                <w:lang w:val="en-US" w:eastAsia="zh-CN"/>
              </w:rPr>
            </w:pPr>
            <w:r w:rsidRPr="001833FE">
              <w:rPr>
                <w:rFonts w:ascii="Courier New" w:eastAsiaTheme="minorEastAsia" w:hAnsi="Courier New" w:cs="Courier New"/>
                <w:color w:val="228B22"/>
                <w:sz w:val="20"/>
                <w:szCs w:val="20"/>
                <w:lang w:val="en-US" w:eastAsia="zh-CN"/>
              </w:rPr>
              <w:t xml:space="preserve"> </w:t>
            </w:r>
          </w:p>
          <w:p w14:paraId="1D0D9A80" w14:textId="77777777" w:rsidR="001833FE" w:rsidRPr="001833FE" w:rsidRDefault="001833FE" w:rsidP="003C4F81">
            <w:pPr>
              <w:suppressAutoHyphens w:val="0"/>
              <w:autoSpaceDE w:val="0"/>
              <w:autoSpaceDN w:val="0"/>
              <w:adjustRightInd w:val="0"/>
              <w:rPr>
                <w:rFonts w:ascii="Courier New" w:eastAsiaTheme="minorEastAsia" w:hAnsi="Courier New" w:cs="Courier New"/>
                <w:sz w:val="24"/>
                <w:szCs w:val="24"/>
                <w:lang w:val="en-US" w:eastAsia="zh-CN"/>
              </w:rPr>
            </w:pPr>
            <w:r w:rsidRPr="001833FE">
              <w:rPr>
                <w:rFonts w:ascii="Courier New" w:eastAsiaTheme="minorEastAsia" w:hAnsi="Courier New" w:cs="Courier New"/>
                <w:color w:val="228B22"/>
                <w:sz w:val="20"/>
                <w:szCs w:val="20"/>
                <w:lang w:val="en-US" w:eastAsia="zh-CN"/>
              </w:rPr>
              <w:t>% Exclude data with percent good below prct_good</w:t>
            </w:r>
          </w:p>
          <w:p w14:paraId="2DECE7FC" w14:textId="77777777" w:rsidR="001833FE" w:rsidRPr="001833FE" w:rsidRDefault="001833FE" w:rsidP="003C4F81">
            <w:pPr>
              <w:suppressAutoHyphens w:val="0"/>
              <w:autoSpaceDE w:val="0"/>
              <w:autoSpaceDN w:val="0"/>
              <w:adjustRightInd w:val="0"/>
              <w:rPr>
                <w:rFonts w:ascii="Courier New" w:eastAsiaTheme="minorEastAsia" w:hAnsi="Courier New" w:cs="Courier New"/>
                <w:sz w:val="24"/>
                <w:szCs w:val="24"/>
                <w:lang w:val="en-US" w:eastAsia="zh-CN"/>
              </w:rPr>
            </w:pPr>
            <w:r w:rsidRPr="001833FE">
              <w:rPr>
                <w:rFonts w:ascii="Courier New" w:eastAsiaTheme="minorEastAsia" w:hAnsi="Courier New" w:cs="Courier New"/>
                <w:color w:val="000000"/>
                <w:sz w:val="20"/>
                <w:szCs w:val="20"/>
                <w:lang w:val="en-US" w:eastAsia="zh-CN"/>
              </w:rPr>
              <w:t>prct_good = 20;</w:t>
            </w:r>
          </w:p>
          <w:p w14:paraId="748C83F6" w14:textId="77777777" w:rsidR="001833FE" w:rsidRPr="001833FE" w:rsidRDefault="001833FE" w:rsidP="003C4F81">
            <w:pPr>
              <w:suppressAutoHyphens w:val="0"/>
              <w:autoSpaceDE w:val="0"/>
              <w:autoSpaceDN w:val="0"/>
              <w:adjustRightInd w:val="0"/>
              <w:rPr>
                <w:rFonts w:ascii="Courier New" w:eastAsiaTheme="minorEastAsia" w:hAnsi="Courier New" w:cs="Courier New"/>
                <w:sz w:val="24"/>
                <w:szCs w:val="24"/>
                <w:lang w:val="en-US" w:eastAsia="zh-CN"/>
              </w:rPr>
            </w:pPr>
            <w:r w:rsidRPr="001833FE">
              <w:rPr>
                <w:rFonts w:ascii="Courier New" w:eastAsiaTheme="minorEastAsia" w:hAnsi="Courier New" w:cs="Courier New"/>
                <w:color w:val="000000"/>
                <w:sz w:val="20"/>
                <w:szCs w:val="20"/>
                <w:lang w:val="en-US" w:eastAsia="zh-CN"/>
              </w:rPr>
              <w:t xml:space="preserve"> </w:t>
            </w:r>
          </w:p>
          <w:p w14:paraId="4DAF7744" w14:textId="77777777" w:rsidR="001833FE" w:rsidRPr="001833FE" w:rsidRDefault="001833FE" w:rsidP="003C4F81">
            <w:pPr>
              <w:suppressAutoHyphens w:val="0"/>
              <w:autoSpaceDE w:val="0"/>
              <w:autoSpaceDN w:val="0"/>
              <w:adjustRightInd w:val="0"/>
              <w:rPr>
                <w:rFonts w:ascii="Courier New" w:eastAsiaTheme="minorEastAsia" w:hAnsi="Courier New" w:cs="Courier New"/>
                <w:sz w:val="24"/>
                <w:szCs w:val="24"/>
                <w:lang w:val="en-US" w:eastAsia="zh-CN"/>
              </w:rPr>
            </w:pPr>
            <w:r w:rsidRPr="001833FE">
              <w:rPr>
                <w:rFonts w:ascii="Courier New" w:eastAsiaTheme="minorEastAsia" w:hAnsi="Courier New" w:cs="Courier New"/>
                <w:color w:val="228B22"/>
                <w:sz w:val="20"/>
                <w:szCs w:val="20"/>
                <w:lang w:val="en-US" w:eastAsia="zh-CN"/>
              </w:rPr>
              <w:t>%% Read data</w:t>
            </w:r>
          </w:p>
          <w:p w14:paraId="5F7F5221" w14:textId="77777777" w:rsidR="001833FE" w:rsidRPr="001833FE" w:rsidRDefault="001833FE" w:rsidP="003C4F81">
            <w:pPr>
              <w:suppressAutoHyphens w:val="0"/>
              <w:autoSpaceDE w:val="0"/>
              <w:autoSpaceDN w:val="0"/>
              <w:adjustRightInd w:val="0"/>
              <w:rPr>
                <w:rFonts w:ascii="Courier New" w:eastAsiaTheme="minorEastAsia" w:hAnsi="Courier New" w:cs="Courier New"/>
                <w:sz w:val="24"/>
                <w:szCs w:val="24"/>
                <w:lang w:val="en-US" w:eastAsia="zh-CN"/>
              </w:rPr>
            </w:pPr>
            <w:r w:rsidRPr="001833FE">
              <w:rPr>
                <w:rFonts w:ascii="Courier New" w:eastAsiaTheme="minorEastAsia" w:hAnsi="Courier New" w:cs="Courier New"/>
                <w:color w:val="000000"/>
                <w:sz w:val="20"/>
                <w:szCs w:val="20"/>
                <w:lang w:val="en-US" w:eastAsia="zh-CN"/>
              </w:rPr>
              <w:t>freq = raw.config.sysconfig.frequency;</w:t>
            </w:r>
          </w:p>
          <w:p w14:paraId="327EA171" w14:textId="77777777" w:rsidR="001833FE" w:rsidRPr="001833FE" w:rsidRDefault="001833FE" w:rsidP="003C4F81">
            <w:pPr>
              <w:suppressAutoHyphens w:val="0"/>
              <w:autoSpaceDE w:val="0"/>
              <w:autoSpaceDN w:val="0"/>
              <w:adjustRightInd w:val="0"/>
              <w:rPr>
                <w:rFonts w:ascii="Courier New" w:eastAsiaTheme="minorEastAsia" w:hAnsi="Courier New" w:cs="Courier New"/>
                <w:sz w:val="24"/>
                <w:szCs w:val="24"/>
                <w:lang w:val="en-US" w:eastAsia="zh-CN"/>
              </w:rPr>
            </w:pPr>
          </w:p>
          <w:p w14:paraId="58352397" w14:textId="77777777" w:rsidR="00AD3F8B" w:rsidRDefault="00AD3F8B" w:rsidP="003C4F81">
            <w:pPr>
              <w:suppressAutoHyphens w:val="0"/>
              <w:autoSpaceDE w:val="0"/>
              <w:autoSpaceDN w:val="0"/>
              <w:adjustRightInd w:val="0"/>
              <w:rPr>
                <w:rFonts w:ascii="Courier New" w:eastAsiaTheme="minorEastAsia" w:hAnsi="Courier New" w:cs="Courier New"/>
                <w:color w:val="228B22"/>
                <w:sz w:val="20"/>
                <w:szCs w:val="20"/>
                <w:lang w:val="en-US" w:eastAsia="zh-CN"/>
              </w:rPr>
            </w:pPr>
            <w:r>
              <w:rPr>
                <w:rFonts w:ascii="Courier New" w:eastAsiaTheme="minorEastAsia" w:hAnsi="Courier New" w:cs="Courier New"/>
                <w:color w:val="228B22"/>
                <w:sz w:val="20"/>
                <w:szCs w:val="20"/>
                <w:lang w:val="en-US" w:eastAsia="zh-CN"/>
              </w:rPr>
              <w:lastRenderedPageBreak/>
              <w:t>…</w:t>
            </w:r>
          </w:p>
          <w:p w14:paraId="09A33DE9" w14:textId="77777777" w:rsidR="00AD3F8B" w:rsidRDefault="00AD3F8B" w:rsidP="003C4F81">
            <w:pPr>
              <w:suppressAutoHyphens w:val="0"/>
              <w:autoSpaceDE w:val="0"/>
              <w:autoSpaceDN w:val="0"/>
              <w:adjustRightInd w:val="0"/>
              <w:rPr>
                <w:rFonts w:ascii="Courier New" w:eastAsiaTheme="minorEastAsia" w:hAnsi="Courier New" w:cs="Courier New"/>
                <w:color w:val="228B22"/>
                <w:sz w:val="20"/>
                <w:szCs w:val="20"/>
                <w:lang w:val="en-US" w:eastAsia="zh-CN"/>
              </w:rPr>
            </w:pPr>
          </w:p>
          <w:p w14:paraId="01585486" w14:textId="77777777" w:rsidR="00AD3F8B" w:rsidRDefault="00AD3F8B" w:rsidP="003C4F81">
            <w:pPr>
              <w:suppressAutoHyphens w:val="0"/>
              <w:autoSpaceDE w:val="0"/>
              <w:autoSpaceDN w:val="0"/>
              <w:adjustRightInd w:val="0"/>
              <w:rPr>
                <w:rFonts w:ascii="Courier New" w:eastAsiaTheme="minorEastAsia" w:hAnsi="Courier New" w:cs="Courier New"/>
                <w:color w:val="000000"/>
                <w:sz w:val="20"/>
                <w:szCs w:val="20"/>
                <w:lang w:eastAsia="zh-CN"/>
              </w:rPr>
            </w:pPr>
            <w:r>
              <w:rPr>
                <w:rFonts w:ascii="Courier New" w:eastAsiaTheme="minorEastAsia" w:hAnsi="Courier New" w:cs="Courier New"/>
                <w:color w:val="000000"/>
                <w:sz w:val="20"/>
                <w:szCs w:val="20"/>
                <w:lang w:eastAsia="zh-CN"/>
              </w:rPr>
              <w:t xml:space="preserve">clear </w:t>
            </w:r>
            <w:r>
              <w:rPr>
                <w:rFonts w:ascii="Courier New" w:eastAsiaTheme="minorEastAsia" w:hAnsi="Courier New" w:cs="Courier New"/>
                <w:color w:val="A020F0"/>
                <w:sz w:val="20"/>
                <w:szCs w:val="20"/>
                <w:lang w:eastAsia="zh-CN"/>
              </w:rPr>
              <w:t>all</w:t>
            </w:r>
            <w:r>
              <w:rPr>
                <w:rFonts w:ascii="Courier New" w:eastAsiaTheme="minorEastAsia" w:hAnsi="Courier New" w:cs="Courier New"/>
                <w:color w:val="000000"/>
                <w:sz w:val="20"/>
                <w:szCs w:val="20"/>
                <w:lang w:eastAsia="zh-CN"/>
              </w:rPr>
              <w:t xml:space="preserve">; close </w:t>
            </w:r>
            <w:r>
              <w:rPr>
                <w:rFonts w:ascii="Courier New" w:eastAsiaTheme="minorEastAsia" w:hAnsi="Courier New" w:cs="Courier New"/>
                <w:color w:val="A020F0"/>
                <w:sz w:val="20"/>
                <w:szCs w:val="20"/>
                <w:lang w:eastAsia="zh-CN"/>
              </w:rPr>
              <w:t>all</w:t>
            </w:r>
            <w:r>
              <w:rPr>
                <w:rFonts w:ascii="Courier New" w:eastAsiaTheme="minorEastAsia" w:hAnsi="Courier New" w:cs="Courier New"/>
                <w:color w:val="000000"/>
                <w:sz w:val="20"/>
                <w:szCs w:val="20"/>
                <w:lang w:eastAsia="zh-CN"/>
              </w:rPr>
              <w:t>;</w:t>
            </w:r>
          </w:p>
          <w:p w14:paraId="78BDDEBD" w14:textId="77777777" w:rsidR="0096409F" w:rsidRDefault="0096409F" w:rsidP="003C4F81">
            <w:pPr>
              <w:suppressAutoHyphens w:val="0"/>
              <w:autoSpaceDE w:val="0"/>
              <w:autoSpaceDN w:val="0"/>
              <w:adjustRightInd w:val="0"/>
              <w:rPr>
                <w:rFonts w:ascii="Courier New" w:eastAsiaTheme="minorEastAsia" w:hAnsi="Courier New" w:cs="Courier New"/>
                <w:sz w:val="24"/>
                <w:szCs w:val="24"/>
                <w:lang w:eastAsia="zh-CN"/>
              </w:rPr>
            </w:pPr>
          </w:p>
          <w:p w14:paraId="08C595E5" w14:textId="38142AE2" w:rsidR="00AD3F8B" w:rsidRPr="008B6446" w:rsidRDefault="00AD3F8B" w:rsidP="003C4F81">
            <w:pPr>
              <w:suppressAutoHyphens w:val="0"/>
              <w:autoSpaceDE w:val="0"/>
              <w:autoSpaceDN w:val="0"/>
              <w:adjustRightInd w:val="0"/>
              <w:rPr>
                <w:rFonts w:ascii="Courier New" w:eastAsiaTheme="minorEastAsia" w:hAnsi="Courier New" w:cs="Courier New"/>
                <w:sz w:val="24"/>
                <w:szCs w:val="24"/>
                <w:lang w:eastAsia="zh-CN"/>
              </w:rPr>
            </w:pPr>
            <w:r>
              <w:rPr>
                <w:rFonts w:ascii="Courier New" w:eastAsiaTheme="minorEastAsia" w:hAnsi="Courier New" w:cs="Courier New"/>
                <w:color w:val="228B22"/>
                <w:sz w:val="20"/>
                <w:szCs w:val="20"/>
                <w:lang w:eastAsia="zh-CN"/>
              </w:rPr>
              <w:t>% -----------------------------------------------------------------------</w:t>
            </w:r>
          </w:p>
        </w:tc>
      </w:tr>
    </w:tbl>
    <w:p w14:paraId="1DCD5BAA" w14:textId="77777777" w:rsidR="00AD3F8B" w:rsidRDefault="00AD3F8B" w:rsidP="003C4F81">
      <w:pPr>
        <w:jc w:val="both"/>
        <w:rPr>
          <w:sz w:val="24"/>
          <w:szCs w:val="24"/>
        </w:rPr>
      </w:pPr>
    </w:p>
    <w:p w14:paraId="2E5D70CF" w14:textId="7438573B" w:rsidR="006E615B" w:rsidRPr="00933887" w:rsidRDefault="00503855" w:rsidP="003C4F81">
      <w:pPr>
        <w:jc w:val="both"/>
      </w:pPr>
      <w:r w:rsidRPr="00933887">
        <w:t>Une série de figure appara</w:t>
      </w:r>
      <w:r w:rsidR="00871BB9" w:rsidRPr="00933887">
        <w:t>ît</w:t>
      </w:r>
      <w:r w:rsidRPr="00933887">
        <w:t> :</w:t>
      </w:r>
      <w:r w:rsidR="00541B11" w:rsidRPr="00933887">
        <w:t xml:space="preserve"> Cf. figure</w:t>
      </w:r>
      <w:r w:rsidR="00871BB9" w:rsidRPr="00933887">
        <w:t>s</w:t>
      </w:r>
      <w:r w:rsidR="00541B11" w:rsidRPr="00933887">
        <w:t xml:space="preserve"> 5 à 10</w:t>
      </w:r>
    </w:p>
    <w:p w14:paraId="51BD915C" w14:textId="77777777" w:rsidR="006E615B" w:rsidRPr="00AD3F8B" w:rsidRDefault="006E615B" w:rsidP="003C4F81">
      <w:pPr>
        <w:jc w:val="both"/>
        <w:rPr>
          <w:sz w:val="24"/>
          <w:szCs w:val="24"/>
        </w:rPr>
      </w:pPr>
    </w:p>
    <w:p w14:paraId="0A3246AE" w14:textId="54AD98D5" w:rsidR="001C4FA4" w:rsidRPr="001C4FA4" w:rsidRDefault="00FF2A7A" w:rsidP="003C4F81">
      <w:pPr>
        <w:keepNext/>
        <w:autoSpaceDE w:val="0"/>
        <w:autoSpaceDN w:val="0"/>
        <w:adjustRightInd w:val="0"/>
        <w:jc w:val="center"/>
      </w:pPr>
      <w:r w:rsidRPr="00FA217E">
        <w:rPr>
          <w:noProof/>
          <w:lang w:eastAsia="fr-FR"/>
        </w:rPr>
        <w:drawing>
          <wp:inline distT="0" distB="0" distL="0" distR="0" wp14:anchorId="22CCFF9E" wp14:editId="4E9C110A">
            <wp:extent cx="2918765" cy="2312992"/>
            <wp:effectExtent l="76200" t="76200" r="129540" b="125730"/>
            <wp:docPr id="6" name="Image 6" descr="C:\Users\cbacheli\Documents\IRD_US_IMAGO\DOCUMENTATIONS IRD\INSTRUCTIONS\00_PHOTOS SUPPORTS\Photos_utilisees_instr_traitement_adcp_mouill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bacheli\Documents\IRD_US_IMAGO\DOCUMENTATIONS IRD\INSTRUCTIONS\00_PHOTOS SUPPORTS\Photos_utilisees_instr_traitement_adcp_mouillage\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50855" cy="2338422"/>
                    </a:xfrm>
                    <a:prstGeom prst="rect">
                      <a:avLst/>
                    </a:prstGeom>
                    <a:ln w="2857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55DC0738" w14:textId="67276B6C" w:rsidR="00B60AA9" w:rsidRDefault="001C4FA4" w:rsidP="003C4F81">
      <w:pPr>
        <w:pStyle w:val="Lgende"/>
        <w:spacing w:after="0"/>
        <w:jc w:val="center"/>
        <w:rPr>
          <w:color w:val="auto"/>
        </w:rPr>
      </w:pPr>
      <w:bookmarkStart w:id="20" w:name="_Toc482366922"/>
      <w:r w:rsidRPr="001C4FA4">
        <w:rPr>
          <w:color w:val="auto"/>
        </w:rPr>
        <w:t xml:space="preserve">Figure </w:t>
      </w:r>
      <w:r w:rsidRPr="001C4FA4">
        <w:rPr>
          <w:color w:val="auto"/>
        </w:rPr>
        <w:fldChar w:fldCharType="begin"/>
      </w:r>
      <w:r w:rsidRPr="001C4FA4">
        <w:rPr>
          <w:color w:val="auto"/>
        </w:rPr>
        <w:instrText xml:space="preserve"> SEQ Figure \* ARABIC </w:instrText>
      </w:r>
      <w:r w:rsidRPr="001C4FA4">
        <w:rPr>
          <w:color w:val="auto"/>
        </w:rPr>
        <w:fldChar w:fldCharType="separate"/>
      </w:r>
      <w:r w:rsidR="00FD0AC5">
        <w:rPr>
          <w:noProof/>
          <w:color w:val="auto"/>
        </w:rPr>
        <w:t>5</w:t>
      </w:r>
      <w:r w:rsidRPr="001C4FA4">
        <w:rPr>
          <w:color w:val="auto"/>
        </w:rPr>
        <w:fldChar w:fldCharType="end"/>
      </w:r>
      <w:r w:rsidRPr="001C4FA4">
        <w:rPr>
          <w:color w:val="auto"/>
        </w:rPr>
        <w:t>: Histogramme  des différences entre la profondeur originale et reconstituée</w:t>
      </w:r>
      <w:bookmarkEnd w:id="20"/>
    </w:p>
    <w:p w14:paraId="42A523B9" w14:textId="77777777" w:rsidR="00C91537" w:rsidRPr="00C91537" w:rsidRDefault="00C91537" w:rsidP="003C4F81"/>
    <w:p w14:paraId="750DD5B1" w14:textId="77777777" w:rsidR="005560E5" w:rsidRPr="00F039A1" w:rsidRDefault="005560E5" w:rsidP="003C4F81">
      <w:pPr>
        <w:autoSpaceDE w:val="0"/>
        <w:autoSpaceDN w:val="0"/>
        <w:adjustRightInd w:val="0"/>
        <w:ind w:firstLine="284"/>
        <w:jc w:val="both"/>
        <w:rPr>
          <w:lang w:eastAsia="fr-FR"/>
        </w:rPr>
      </w:pPr>
      <w:r w:rsidRPr="00F039A1">
        <w:rPr>
          <w:lang w:eastAsia="fr-FR"/>
        </w:rPr>
        <w:t>L’offset appliqué est vérifié en traçant l’histogramme des différences entre l’enregistrement original et la profondeur reconstruite. Une distribution unimodale de l’offset est nécessaire.</w:t>
      </w:r>
    </w:p>
    <w:p w14:paraId="2ECBEC26" w14:textId="77777777" w:rsidR="00B60AA9" w:rsidRDefault="005560E5" w:rsidP="003C4F81">
      <w:pPr>
        <w:autoSpaceDE w:val="0"/>
        <w:autoSpaceDN w:val="0"/>
        <w:adjustRightInd w:val="0"/>
        <w:jc w:val="both"/>
        <w:rPr>
          <w:lang w:eastAsia="fr-FR"/>
        </w:rPr>
      </w:pPr>
      <w:r w:rsidRPr="00F039A1">
        <w:rPr>
          <w:lang w:eastAsia="fr-FR"/>
        </w:rPr>
        <w:t xml:space="preserve">L’offset est alors appliqué pour obtenir des profondeurs correctes de l’instrument et des bins.  </w:t>
      </w:r>
    </w:p>
    <w:p w14:paraId="09E862C3" w14:textId="77777777" w:rsidR="00F039A1" w:rsidRPr="00F039A1" w:rsidRDefault="00F039A1" w:rsidP="003C4F81">
      <w:pPr>
        <w:autoSpaceDE w:val="0"/>
        <w:autoSpaceDN w:val="0"/>
        <w:adjustRightInd w:val="0"/>
        <w:jc w:val="both"/>
        <w:rPr>
          <w:lang w:eastAsia="fr-FR"/>
        </w:rPr>
      </w:pPr>
    </w:p>
    <w:p w14:paraId="4AAA43AB" w14:textId="0601CE2E" w:rsidR="00CF4680" w:rsidRPr="00CF4680" w:rsidRDefault="00FA304C" w:rsidP="003C4F81">
      <w:pPr>
        <w:keepNext/>
        <w:autoSpaceDE w:val="0"/>
        <w:autoSpaceDN w:val="0"/>
        <w:adjustRightInd w:val="0"/>
        <w:jc w:val="center"/>
      </w:pPr>
      <w:r w:rsidRPr="00FA217E">
        <w:rPr>
          <w:noProof/>
          <w:lang w:eastAsia="fr-FR"/>
        </w:rPr>
        <w:drawing>
          <wp:inline distT="0" distB="0" distL="0" distR="0" wp14:anchorId="0E4F6366" wp14:editId="5F3B7822">
            <wp:extent cx="2999232" cy="2339999"/>
            <wp:effectExtent l="76200" t="76200" r="125095" b="136525"/>
            <wp:docPr id="12" name="Image 12" descr="C:\Users\cbacheli\Documents\IRD_US_IMAGO\DOCUMENTATIONS IRD\INSTRUCTIONS\00_PHOTOS SUPPORTS\Photos_utilisees_instr_traitement_adcp_mouill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bacheli\Documents\IRD_US_IMAGO\DOCUMENTATIONS IRD\INSTRUCTIONS\00_PHOTOS SUPPORTS\Photos_utilisees_instr_traitement_adcp_mouillage\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9392" cy="2379134"/>
                    </a:xfrm>
                    <a:prstGeom prst="rect">
                      <a:avLst/>
                    </a:prstGeom>
                    <a:ln w="2857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11271341" w14:textId="10A6E052" w:rsidR="009A1828" w:rsidRDefault="00CF4680" w:rsidP="003C4F81">
      <w:pPr>
        <w:pStyle w:val="Lgende"/>
        <w:spacing w:after="0"/>
        <w:jc w:val="center"/>
        <w:rPr>
          <w:color w:val="auto"/>
        </w:rPr>
      </w:pPr>
      <w:bookmarkStart w:id="21" w:name="_Toc482366923"/>
      <w:r w:rsidRPr="00CF4680">
        <w:rPr>
          <w:color w:val="auto"/>
        </w:rPr>
        <w:t xml:space="preserve">Figure </w:t>
      </w:r>
      <w:r w:rsidRPr="00CF4680">
        <w:rPr>
          <w:color w:val="auto"/>
        </w:rPr>
        <w:fldChar w:fldCharType="begin"/>
      </w:r>
      <w:r w:rsidRPr="00CF4680">
        <w:rPr>
          <w:color w:val="auto"/>
        </w:rPr>
        <w:instrText xml:space="preserve"> SEQ Figure \* ARABIC </w:instrText>
      </w:r>
      <w:r w:rsidRPr="00CF4680">
        <w:rPr>
          <w:color w:val="auto"/>
        </w:rPr>
        <w:fldChar w:fldCharType="separate"/>
      </w:r>
      <w:r w:rsidR="00FD0AC5">
        <w:rPr>
          <w:noProof/>
          <w:color w:val="auto"/>
        </w:rPr>
        <w:t>6</w:t>
      </w:r>
      <w:r w:rsidRPr="00CF4680">
        <w:rPr>
          <w:color w:val="auto"/>
        </w:rPr>
        <w:fldChar w:fldCharType="end"/>
      </w:r>
      <w:r w:rsidRPr="00CF4680">
        <w:rPr>
          <w:color w:val="auto"/>
        </w:rPr>
        <w:t>: Offset appliqué pour la reconstruction de la profondeur</w:t>
      </w:r>
      <w:bookmarkEnd w:id="21"/>
    </w:p>
    <w:p w14:paraId="5AD6F12C" w14:textId="3803F696" w:rsidR="00B54236" w:rsidRPr="00B54236" w:rsidRDefault="002A6415" w:rsidP="003C4F81">
      <w:pPr>
        <w:keepNext/>
        <w:jc w:val="center"/>
      </w:pPr>
      <w:r w:rsidRPr="00FA217E">
        <w:rPr>
          <w:noProof/>
          <w:lang w:eastAsia="fr-FR"/>
        </w:rPr>
        <w:lastRenderedPageBreak/>
        <w:drawing>
          <wp:inline distT="0" distB="0" distL="0" distR="0" wp14:anchorId="0B17A5BF" wp14:editId="3169C53E">
            <wp:extent cx="3731091" cy="3043123"/>
            <wp:effectExtent l="76200" t="76200" r="136525" b="138430"/>
            <wp:docPr id="17" name="Image 17" descr="C:\Users\cbacheli\Documents\IRD_US_IMAGO\DOCUMENTATIONS IRD\INSTRUCTIONS\00_PHOTOS SUPPORTS\Photos_utilisees_instr_traitement_adcp_mouill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bacheli\Documents\IRD_US_IMAGO\DOCUMENTATIONS IRD\INSTRUCTIONS\00_PHOTOS SUPPORTS\Photos_utilisees_instr_traitement_adcp_mouillage\1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75099" cy="3079017"/>
                    </a:xfrm>
                    <a:prstGeom prst="rect">
                      <a:avLst/>
                    </a:prstGeom>
                    <a:ln w="2857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419359BD" w14:textId="7901FB40" w:rsidR="00B54236" w:rsidRDefault="00B54236" w:rsidP="003C4F81">
      <w:pPr>
        <w:pStyle w:val="Lgende"/>
        <w:spacing w:after="0"/>
        <w:jc w:val="center"/>
        <w:rPr>
          <w:color w:val="auto"/>
        </w:rPr>
      </w:pPr>
      <w:bookmarkStart w:id="22" w:name="_Toc482366924"/>
      <w:r w:rsidRPr="00B54236">
        <w:rPr>
          <w:color w:val="auto"/>
        </w:rPr>
        <w:t xml:space="preserve">Figure </w:t>
      </w:r>
      <w:r w:rsidRPr="00B54236">
        <w:rPr>
          <w:color w:val="auto"/>
        </w:rPr>
        <w:fldChar w:fldCharType="begin"/>
      </w:r>
      <w:r w:rsidRPr="00B54236">
        <w:rPr>
          <w:color w:val="auto"/>
        </w:rPr>
        <w:instrText xml:space="preserve"> SEQ Figure \* ARABIC </w:instrText>
      </w:r>
      <w:r w:rsidRPr="00B54236">
        <w:rPr>
          <w:color w:val="auto"/>
        </w:rPr>
        <w:fldChar w:fldCharType="separate"/>
      </w:r>
      <w:r w:rsidR="00FD0AC5">
        <w:rPr>
          <w:noProof/>
          <w:color w:val="auto"/>
        </w:rPr>
        <w:t>7</w:t>
      </w:r>
      <w:r w:rsidRPr="00B54236">
        <w:rPr>
          <w:color w:val="auto"/>
        </w:rPr>
        <w:fldChar w:fldCharType="end"/>
      </w:r>
      <w:r w:rsidRPr="00B54236">
        <w:rPr>
          <w:color w:val="auto"/>
        </w:rPr>
        <w:t>: Amplitude des bin</w:t>
      </w:r>
      <w:r w:rsidR="00810221">
        <w:rPr>
          <w:color w:val="auto"/>
        </w:rPr>
        <w:t>s avec la profondeur corrigée</w:t>
      </w:r>
      <w:bookmarkEnd w:id="22"/>
    </w:p>
    <w:p w14:paraId="417D2AA5" w14:textId="77777777" w:rsidR="002A6415" w:rsidRPr="002A6415" w:rsidRDefault="002A6415" w:rsidP="002A6415"/>
    <w:p w14:paraId="087EB805" w14:textId="68EBBDEF" w:rsidR="00462774" w:rsidRPr="00462774" w:rsidRDefault="00782E20" w:rsidP="003C4F81">
      <w:pPr>
        <w:keepNext/>
        <w:suppressAutoHyphens w:val="0"/>
        <w:autoSpaceDE w:val="0"/>
        <w:autoSpaceDN w:val="0"/>
        <w:adjustRightInd w:val="0"/>
        <w:jc w:val="center"/>
      </w:pPr>
      <w:r w:rsidRPr="00FA217E">
        <w:rPr>
          <w:noProof/>
          <w:lang w:eastAsia="fr-FR"/>
        </w:rPr>
        <w:drawing>
          <wp:inline distT="0" distB="0" distL="0" distR="0" wp14:anchorId="36E2754F" wp14:editId="40194E99">
            <wp:extent cx="3723436" cy="2789509"/>
            <wp:effectExtent l="76200" t="76200" r="125095" b="125730"/>
            <wp:docPr id="18" name="Image 18" descr="C:\Users\cbacheli\Documents\IRD_US_IMAGO\DOCUMENTATIONS IRD\INSTRUCTIONS\00_PHOTOS SUPPORTS\Photos_utilisees_instr_traitement_adcp_mouill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bacheli\Documents\IRD_US_IMAGO\DOCUMENTATIONS IRD\INSTRUCTIONS\00_PHOTOS SUPPORTS\Photos_utilisees_instr_traitement_adcp_mouillage\1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42533" cy="2803816"/>
                    </a:xfrm>
                    <a:prstGeom prst="rect">
                      <a:avLst/>
                    </a:prstGeom>
                    <a:ln w="2857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340488F1" w14:textId="661ACF5A" w:rsidR="008E4489" w:rsidRPr="008A153C" w:rsidRDefault="00462774" w:rsidP="003C4F81">
      <w:pPr>
        <w:pStyle w:val="Lgende"/>
        <w:spacing w:after="0"/>
        <w:jc w:val="center"/>
        <w:rPr>
          <w:color w:val="auto"/>
        </w:rPr>
      </w:pPr>
      <w:bookmarkStart w:id="23" w:name="_Toc482366925"/>
      <w:r w:rsidRPr="00A60377">
        <w:rPr>
          <w:color w:val="auto"/>
        </w:rPr>
        <w:t xml:space="preserve">Figure </w:t>
      </w:r>
      <w:r w:rsidRPr="00462774">
        <w:rPr>
          <w:color w:val="auto"/>
        </w:rPr>
        <w:fldChar w:fldCharType="begin"/>
      </w:r>
      <w:r w:rsidRPr="00A60377">
        <w:rPr>
          <w:color w:val="auto"/>
        </w:rPr>
        <w:instrText xml:space="preserve"> SEQ Figure \* ARABIC </w:instrText>
      </w:r>
      <w:r w:rsidRPr="00462774">
        <w:rPr>
          <w:color w:val="auto"/>
        </w:rPr>
        <w:fldChar w:fldCharType="separate"/>
      </w:r>
      <w:r w:rsidR="00FD0AC5">
        <w:rPr>
          <w:noProof/>
          <w:color w:val="auto"/>
        </w:rPr>
        <w:t>8</w:t>
      </w:r>
      <w:r w:rsidRPr="00462774">
        <w:rPr>
          <w:color w:val="auto"/>
        </w:rPr>
        <w:fldChar w:fldCharType="end"/>
      </w:r>
      <w:r w:rsidRPr="00A60377">
        <w:rPr>
          <w:color w:val="auto"/>
        </w:rPr>
        <w:t xml:space="preserve">: </w:t>
      </w:r>
      <w:r w:rsidR="00A60377" w:rsidRPr="008A153C">
        <w:rPr>
          <w:color w:val="auto"/>
        </w:rPr>
        <w:t>Vitesses méri</w:t>
      </w:r>
      <w:r w:rsidR="00A60377" w:rsidRPr="00A60377">
        <w:rPr>
          <w:color w:val="auto"/>
        </w:rPr>
        <w:t>d</w:t>
      </w:r>
      <w:r w:rsidR="00A60377" w:rsidRPr="008A153C">
        <w:rPr>
          <w:color w:val="auto"/>
        </w:rPr>
        <w:t>io</w:t>
      </w:r>
      <w:r w:rsidR="00A60377" w:rsidRPr="00A60377">
        <w:rPr>
          <w:color w:val="auto"/>
        </w:rPr>
        <w:t>nales</w:t>
      </w:r>
      <w:r w:rsidR="00A60377" w:rsidRPr="008A153C">
        <w:rPr>
          <w:color w:val="auto"/>
        </w:rPr>
        <w:t xml:space="preserve"> et zonales </w:t>
      </w:r>
      <w:r w:rsidR="00A60377">
        <w:rPr>
          <w:color w:val="auto"/>
        </w:rPr>
        <w:t xml:space="preserve">avant et </w:t>
      </w:r>
      <w:r w:rsidR="00A60377" w:rsidRPr="008A153C">
        <w:rPr>
          <w:color w:val="auto"/>
        </w:rPr>
        <w:t xml:space="preserve">après correction </w:t>
      </w:r>
      <w:r w:rsidR="00A60377">
        <w:rPr>
          <w:color w:val="auto"/>
        </w:rPr>
        <w:t>des valeurs erronées proches de la surface</w:t>
      </w:r>
      <w:bookmarkEnd w:id="23"/>
      <w:r w:rsidR="00A60377" w:rsidRPr="00A60377">
        <w:rPr>
          <w:color w:val="auto"/>
        </w:rPr>
        <w:t xml:space="preserve"> </w:t>
      </w:r>
    </w:p>
    <w:p w14:paraId="2ED0578A" w14:textId="032DF454" w:rsidR="00A60377" w:rsidRPr="00A60377" w:rsidDel="004E06BA" w:rsidRDefault="00A60377" w:rsidP="003C4F81">
      <w:pPr>
        <w:suppressAutoHyphens w:val="0"/>
        <w:autoSpaceDE w:val="0"/>
        <w:autoSpaceDN w:val="0"/>
        <w:adjustRightInd w:val="0"/>
        <w:rPr>
          <w:del w:id="24" w:author="Celine BACHELIER, Brest IRD, 02 98 22 46 65" w:date="2017-05-11T14:50:00Z"/>
          <w:rFonts w:ascii="Courier New" w:eastAsiaTheme="minorEastAsia" w:hAnsi="Courier New" w:cs="Courier New"/>
          <w:sz w:val="24"/>
          <w:szCs w:val="24"/>
          <w:lang w:eastAsia="zh-CN"/>
        </w:rPr>
      </w:pPr>
      <w:r w:rsidRPr="008A153C">
        <w:rPr>
          <w:rFonts w:ascii="Courier New" w:eastAsiaTheme="minorEastAsia" w:hAnsi="Courier New" w:cs="Courier New"/>
          <w:color w:val="228B22"/>
          <w:sz w:val="20"/>
          <w:szCs w:val="20"/>
          <w:lang w:eastAsia="zh-CN"/>
        </w:rPr>
        <w:t xml:space="preserve"> </w:t>
      </w:r>
    </w:p>
    <w:p w14:paraId="2D0661F0" w14:textId="1502FCAE" w:rsidR="008E4489" w:rsidRPr="008A153C" w:rsidDel="004E06BA" w:rsidRDefault="008E4489" w:rsidP="003C4F81">
      <w:pPr>
        <w:suppressAutoHyphens w:val="0"/>
        <w:autoSpaceDE w:val="0"/>
        <w:autoSpaceDN w:val="0"/>
        <w:adjustRightInd w:val="0"/>
        <w:rPr>
          <w:del w:id="25" w:author="Celine BACHELIER, Brest IRD, 02 98 22 46 65" w:date="2017-05-11T14:50:00Z"/>
        </w:rPr>
      </w:pPr>
    </w:p>
    <w:p w14:paraId="3F6F2984" w14:textId="48305498" w:rsidR="00D80EBB" w:rsidRPr="00D80EBB" w:rsidRDefault="009F4717" w:rsidP="003C4F81">
      <w:pPr>
        <w:pStyle w:val="Paragraphedeliste"/>
        <w:keepNext/>
        <w:tabs>
          <w:tab w:val="left" w:pos="2280"/>
        </w:tabs>
        <w:ind w:left="0"/>
        <w:jc w:val="center"/>
      </w:pPr>
      <w:r w:rsidRPr="00FA217E">
        <w:rPr>
          <w:noProof/>
          <w:lang w:eastAsia="fr-FR"/>
        </w:rPr>
        <w:lastRenderedPageBreak/>
        <w:drawing>
          <wp:inline distT="0" distB="0" distL="0" distR="0" wp14:anchorId="012A3638" wp14:editId="24DB4A7C">
            <wp:extent cx="4155108" cy="3138221"/>
            <wp:effectExtent l="76200" t="76200" r="131445" b="138430"/>
            <wp:docPr id="19" name="Image 19" descr="C:\Users\cbacheli\Documents\IRD_US_IMAGO\DOCUMENTATIONS IRD\INSTRUCTIONS\00_PHOTOS SUPPORTS\Photos_utilisees_instr_traitement_adcp_mouill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bacheli\Documents\IRD_US_IMAGO\DOCUMENTATIONS IRD\INSTRUCTIONS\00_PHOTOS SUPPORTS\Photos_utilisees_instr_traitement_adcp_mouillage\1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70554" cy="3149887"/>
                    </a:xfrm>
                    <a:prstGeom prst="rect">
                      <a:avLst/>
                    </a:prstGeom>
                    <a:ln w="2857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68E80C9A" w14:textId="758E06A6" w:rsidR="008E4489" w:rsidRPr="00D80EBB" w:rsidRDefault="00D80EBB" w:rsidP="003C4F81">
      <w:pPr>
        <w:pStyle w:val="Lgende"/>
        <w:spacing w:after="0"/>
        <w:jc w:val="center"/>
        <w:rPr>
          <w:color w:val="auto"/>
        </w:rPr>
      </w:pPr>
      <w:bookmarkStart w:id="26" w:name="_Toc482366926"/>
      <w:r w:rsidRPr="00D80EBB">
        <w:rPr>
          <w:color w:val="auto"/>
        </w:rPr>
        <w:t xml:space="preserve">Figure </w:t>
      </w:r>
      <w:r w:rsidRPr="00D80EBB">
        <w:rPr>
          <w:color w:val="auto"/>
        </w:rPr>
        <w:fldChar w:fldCharType="begin"/>
      </w:r>
      <w:r w:rsidRPr="00D80EBB">
        <w:rPr>
          <w:color w:val="auto"/>
        </w:rPr>
        <w:instrText xml:space="preserve"> SEQ Figure \* ARABIC </w:instrText>
      </w:r>
      <w:r w:rsidRPr="00D80EBB">
        <w:rPr>
          <w:color w:val="auto"/>
        </w:rPr>
        <w:fldChar w:fldCharType="separate"/>
      </w:r>
      <w:r w:rsidR="00FD0AC5">
        <w:rPr>
          <w:noProof/>
          <w:color w:val="auto"/>
        </w:rPr>
        <w:t>9</w:t>
      </w:r>
      <w:r w:rsidRPr="00D80EBB">
        <w:rPr>
          <w:color w:val="auto"/>
        </w:rPr>
        <w:fldChar w:fldCharType="end"/>
      </w:r>
      <w:r w:rsidRPr="00D80EBB">
        <w:rPr>
          <w:color w:val="auto"/>
        </w:rPr>
        <w:t xml:space="preserve">: </w:t>
      </w:r>
      <w:r w:rsidR="0050323B">
        <w:rPr>
          <w:color w:val="auto"/>
        </w:rPr>
        <w:t xml:space="preserve">Vitesses méridionales - </w:t>
      </w:r>
      <w:r w:rsidRPr="004E06BA">
        <w:rPr>
          <w:color w:val="auto"/>
        </w:rPr>
        <w:t xml:space="preserve">Différence entre données brutes et </w:t>
      </w:r>
      <w:r w:rsidR="0050323B" w:rsidRPr="004E06BA">
        <w:rPr>
          <w:color w:val="auto"/>
        </w:rPr>
        <w:t>interpolées,</w:t>
      </w:r>
      <w:ins w:id="27" w:author="Celine BACHELIER, Brest IRD, 02 98 22 46 65" w:date="2017-05-11T14:51:00Z">
        <w:r w:rsidR="004E06BA">
          <w:rPr>
            <w:color w:val="auto"/>
          </w:rPr>
          <w:t xml:space="preserve"> </w:t>
        </w:r>
      </w:ins>
      <w:r w:rsidRPr="004E06BA">
        <w:rPr>
          <w:color w:val="auto"/>
        </w:rPr>
        <w:t>filtré</w:t>
      </w:r>
      <w:r w:rsidR="00A60377" w:rsidRPr="004E06BA">
        <w:rPr>
          <w:color w:val="auto"/>
        </w:rPr>
        <w:t>e</w:t>
      </w:r>
      <w:r w:rsidRPr="004E06BA">
        <w:rPr>
          <w:color w:val="auto"/>
        </w:rPr>
        <w:t>s puis ré-échantillonné</w:t>
      </w:r>
      <w:r w:rsidR="00A60377" w:rsidRPr="004E06BA">
        <w:rPr>
          <w:color w:val="auto"/>
        </w:rPr>
        <w:t>e</w:t>
      </w:r>
      <w:r w:rsidRPr="004E06BA">
        <w:rPr>
          <w:color w:val="auto"/>
        </w:rPr>
        <w:t>s</w:t>
      </w:r>
      <w:bookmarkEnd w:id="26"/>
    </w:p>
    <w:p w14:paraId="5AF68992" w14:textId="77777777" w:rsidR="00D80EBB" w:rsidRPr="00D80EBB" w:rsidRDefault="00D80EBB" w:rsidP="003C4F81">
      <w:pPr>
        <w:pStyle w:val="Paragraphedeliste"/>
        <w:tabs>
          <w:tab w:val="left" w:pos="2280"/>
        </w:tabs>
        <w:ind w:left="0"/>
        <w:jc w:val="both"/>
      </w:pPr>
    </w:p>
    <w:p w14:paraId="2CCB8167" w14:textId="64D3CBA3" w:rsidR="00D80EBB" w:rsidRPr="00D80EBB" w:rsidRDefault="00F87217" w:rsidP="003C4F81">
      <w:pPr>
        <w:pStyle w:val="Paragraphedeliste"/>
        <w:keepNext/>
        <w:tabs>
          <w:tab w:val="left" w:pos="2280"/>
        </w:tabs>
        <w:ind w:left="0"/>
        <w:jc w:val="center"/>
      </w:pPr>
      <w:r w:rsidRPr="00FA217E">
        <w:rPr>
          <w:noProof/>
          <w:lang w:eastAsia="fr-FR"/>
        </w:rPr>
        <w:drawing>
          <wp:inline distT="0" distB="0" distL="0" distR="0" wp14:anchorId="2C382201" wp14:editId="6ECB9961">
            <wp:extent cx="4245054" cy="3123590"/>
            <wp:effectExtent l="76200" t="76200" r="136525" b="133985"/>
            <wp:docPr id="20" name="Image 20" descr="C:\Users\cbacheli\Documents\IRD_US_IMAGO\DOCUMENTATIONS IRD\INSTRUCTIONS\00_PHOTOS SUPPORTS\Photos_utilisees_instr_traitement_adcp_mouill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bacheli\Documents\IRD_US_IMAGO\DOCUMENTATIONS IRD\INSTRUCTIONS\00_PHOTOS SUPPORTS\Photos_utilisees_instr_traitement_adcp_mouillage\13.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77893" cy="3147753"/>
                    </a:xfrm>
                    <a:prstGeom prst="rect">
                      <a:avLst/>
                    </a:prstGeom>
                    <a:ln w="2857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3F088B6B" w14:textId="57AA6171" w:rsidR="00D80EBB" w:rsidRPr="00541B11" w:rsidRDefault="00D80EBB" w:rsidP="003C4F81">
      <w:pPr>
        <w:pStyle w:val="Lgende"/>
        <w:spacing w:after="0"/>
        <w:jc w:val="center"/>
        <w:rPr>
          <w:color w:val="auto"/>
        </w:rPr>
      </w:pPr>
      <w:bookmarkStart w:id="28" w:name="_Toc482366927"/>
      <w:r w:rsidRPr="00D80EBB">
        <w:rPr>
          <w:color w:val="auto"/>
        </w:rPr>
        <w:t xml:space="preserve">Figure </w:t>
      </w:r>
      <w:r w:rsidRPr="00D80EBB">
        <w:rPr>
          <w:color w:val="auto"/>
        </w:rPr>
        <w:fldChar w:fldCharType="begin"/>
      </w:r>
      <w:r w:rsidRPr="00D80EBB">
        <w:rPr>
          <w:color w:val="auto"/>
        </w:rPr>
        <w:instrText xml:space="preserve"> SEQ Figure \* ARABIC </w:instrText>
      </w:r>
      <w:r w:rsidRPr="00D80EBB">
        <w:rPr>
          <w:color w:val="auto"/>
        </w:rPr>
        <w:fldChar w:fldCharType="separate"/>
      </w:r>
      <w:r w:rsidR="00FD0AC5">
        <w:rPr>
          <w:noProof/>
          <w:color w:val="auto"/>
        </w:rPr>
        <w:t>10</w:t>
      </w:r>
      <w:r w:rsidRPr="00D80EBB">
        <w:rPr>
          <w:color w:val="auto"/>
        </w:rPr>
        <w:fldChar w:fldCharType="end"/>
      </w:r>
      <w:r w:rsidRPr="00D80EBB">
        <w:rPr>
          <w:color w:val="auto"/>
        </w:rPr>
        <w:t xml:space="preserve">: </w:t>
      </w:r>
      <w:r w:rsidR="0050323B">
        <w:rPr>
          <w:color w:val="auto"/>
        </w:rPr>
        <w:t xml:space="preserve">Vitesses zonales - </w:t>
      </w:r>
      <w:r w:rsidRPr="008D26C6">
        <w:rPr>
          <w:color w:val="auto"/>
        </w:rPr>
        <w:t xml:space="preserve">Différence entre données brutes et </w:t>
      </w:r>
      <w:r w:rsidR="0050323B" w:rsidRPr="008D26C6">
        <w:rPr>
          <w:color w:val="auto"/>
        </w:rPr>
        <w:t>interpolées,</w:t>
      </w:r>
      <w:ins w:id="29" w:author="Celine BACHELIER, Brest IRD, 02 98 22 46 65" w:date="2017-05-11T14:52:00Z">
        <w:r w:rsidR="008D26C6">
          <w:rPr>
            <w:color w:val="auto"/>
          </w:rPr>
          <w:t xml:space="preserve"> </w:t>
        </w:r>
      </w:ins>
      <w:r w:rsidRPr="008D26C6">
        <w:rPr>
          <w:color w:val="auto"/>
        </w:rPr>
        <w:t>filtré</w:t>
      </w:r>
      <w:r w:rsidR="0050323B" w:rsidRPr="008D26C6">
        <w:rPr>
          <w:color w:val="auto"/>
        </w:rPr>
        <w:t>e</w:t>
      </w:r>
      <w:r w:rsidRPr="008D26C6">
        <w:rPr>
          <w:color w:val="auto"/>
        </w:rPr>
        <w:t>s puis ré-échantillonné</w:t>
      </w:r>
      <w:r w:rsidR="0050323B" w:rsidRPr="008D26C6">
        <w:rPr>
          <w:color w:val="auto"/>
        </w:rPr>
        <w:t>e</w:t>
      </w:r>
      <w:r w:rsidRPr="008D26C6">
        <w:rPr>
          <w:color w:val="auto"/>
        </w:rPr>
        <w:t>s</w:t>
      </w:r>
      <w:bookmarkEnd w:id="28"/>
    </w:p>
    <w:p w14:paraId="1B2C09DC" w14:textId="7F544A27" w:rsidR="00E2697D" w:rsidRDefault="005D2CE3" w:rsidP="003C4F81">
      <w:pPr>
        <w:pStyle w:val="Paragraphedeliste"/>
        <w:tabs>
          <w:tab w:val="left" w:pos="284"/>
        </w:tabs>
        <w:ind w:left="0"/>
        <w:jc w:val="both"/>
        <w:rPr>
          <w:sz w:val="24"/>
          <w:szCs w:val="24"/>
        </w:rPr>
      </w:pPr>
      <w:r>
        <w:rPr>
          <w:sz w:val="24"/>
          <w:szCs w:val="24"/>
        </w:rPr>
        <w:tab/>
      </w:r>
      <w:bookmarkStart w:id="30" w:name="_Toc467771865"/>
    </w:p>
    <w:p w14:paraId="13C80AE3" w14:textId="683AFF2D" w:rsidR="001F48FA" w:rsidRDefault="00C1465A" w:rsidP="003C4F81">
      <w:pPr>
        <w:pStyle w:val="Paragraphedeliste"/>
        <w:tabs>
          <w:tab w:val="left" w:pos="284"/>
        </w:tabs>
        <w:ind w:left="0"/>
        <w:jc w:val="both"/>
      </w:pPr>
      <w:r>
        <w:rPr>
          <w:sz w:val="24"/>
          <w:szCs w:val="24"/>
        </w:rPr>
        <w:lastRenderedPageBreak/>
        <w:tab/>
      </w:r>
      <w:r w:rsidR="00D43C6C" w:rsidRPr="00C1465A">
        <w:t>Une fois que les figures ci-dessus apparaissent, vous pouvez effectuer une homogénéisation des do</w:t>
      </w:r>
      <w:r w:rsidR="00901278">
        <w:t>nnées et éliminer ces dernières qui sont</w:t>
      </w:r>
      <w:r w:rsidR="00D43C6C" w:rsidRPr="00C1465A">
        <w:t xml:space="preserve"> non présentes sur toute la série temporelle.</w:t>
      </w:r>
      <w:r w:rsidR="00C06EFD">
        <w:t xml:space="preserve"> Cf. Figure 11</w:t>
      </w:r>
    </w:p>
    <w:p w14:paraId="40D28B69" w14:textId="77777777" w:rsidR="00C06EFD" w:rsidRDefault="00C06EFD" w:rsidP="003C4F81">
      <w:pPr>
        <w:pStyle w:val="Paragraphedeliste"/>
        <w:tabs>
          <w:tab w:val="left" w:pos="284"/>
        </w:tabs>
        <w:ind w:left="0"/>
        <w:jc w:val="both"/>
      </w:pPr>
    </w:p>
    <w:p w14:paraId="68E066E9" w14:textId="77777777" w:rsidR="007212CF" w:rsidRDefault="007212CF" w:rsidP="007212CF">
      <w:pPr>
        <w:pStyle w:val="Paragraphedeliste"/>
        <w:keepNext/>
        <w:tabs>
          <w:tab w:val="left" w:pos="284"/>
        </w:tabs>
        <w:ind w:left="0"/>
        <w:jc w:val="center"/>
      </w:pPr>
      <w:r w:rsidRPr="00C726A1">
        <w:rPr>
          <w:noProof/>
          <w:lang w:eastAsia="fr-FR"/>
        </w:rPr>
        <w:drawing>
          <wp:inline distT="0" distB="0" distL="0" distR="0" wp14:anchorId="4B05045F" wp14:editId="4FC73310">
            <wp:extent cx="5867305" cy="731520"/>
            <wp:effectExtent l="76200" t="76200" r="133985" b="125730"/>
            <wp:docPr id="21" name="Image 21" descr="C:\Users\cbacheli\Documents\IRD_US_IMAGO\DOCUMENTATIONS IRD\INSTRUCTIONS\00_PHOTOS SUPPORTS\Photos_utilisees_instr_traitement_adcp_mouillage\14b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bacheli\Documents\IRD_US_IMAGO\DOCUMENTATIONS IRD\INSTRUCTIONS\00_PHOTOS SUPPORTS\Photos_utilisees_instr_traitement_adcp_mouillage\14bi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92742" cy="747159"/>
                    </a:xfrm>
                    <a:prstGeom prst="rect">
                      <a:avLst/>
                    </a:prstGeom>
                    <a:ln w="2857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3A5C5EDA" w14:textId="492AA32D" w:rsidR="00C06EFD" w:rsidRPr="007212CF" w:rsidRDefault="007212CF" w:rsidP="007212CF">
      <w:pPr>
        <w:pStyle w:val="Lgende"/>
        <w:jc w:val="center"/>
        <w:rPr>
          <w:color w:val="auto"/>
        </w:rPr>
      </w:pPr>
      <w:bookmarkStart w:id="31" w:name="_Toc482366928"/>
      <w:r w:rsidRPr="007212CF">
        <w:rPr>
          <w:color w:val="auto"/>
        </w:rPr>
        <w:t xml:space="preserve">Figure </w:t>
      </w:r>
      <w:r w:rsidRPr="007212CF">
        <w:rPr>
          <w:color w:val="auto"/>
        </w:rPr>
        <w:fldChar w:fldCharType="begin"/>
      </w:r>
      <w:r w:rsidRPr="007212CF">
        <w:rPr>
          <w:color w:val="auto"/>
        </w:rPr>
        <w:instrText xml:space="preserve"> SEQ Figure \* ARABIC </w:instrText>
      </w:r>
      <w:r w:rsidRPr="007212CF">
        <w:rPr>
          <w:color w:val="auto"/>
        </w:rPr>
        <w:fldChar w:fldCharType="separate"/>
      </w:r>
      <w:r w:rsidR="00FD0AC5">
        <w:rPr>
          <w:noProof/>
          <w:color w:val="auto"/>
        </w:rPr>
        <w:t>11</w:t>
      </w:r>
      <w:r w:rsidRPr="007212CF">
        <w:rPr>
          <w:color w:val="auto"/>
        </w:rPr>
        <w:fldChar w:fldCharType="end"/>
      </w:r>
      <w:r w:rsidRPr="007212CF">
        <w:rPr>
          <w:color w:val="auto"/>
        </w:rPr>
        <w:t>: Elimination des données non présentes sur toute la série temporelle</w:t>
      </w:r>
      <w:bookmarkEnd w:id="31"/>
    </w:p>
    <w:p w14:paraId="04AFB48E" w14:textId="0AEE3CA2" w:rsidR="00C06EFD" w:rsidRDefault="00BA3A13" w:rsidP="003C4F81">
      <w:pPr>
        <w:pStyle w:val="Paragraphedeliste"/>
        <w:tabs>
          <w:tab w:val="left" w:pos="284"/>
        </w:tabs>
        <w:ind w:left="0"/>
        <w:jc w:val="both"/>
      </w:pPr>
      <w:r>
        <w:tab/>
        <w:t>Pour cela :</w:t>
      </w:r>
    </w:p>
    <w:p w14:paraId="76DB01E5" w14:textId="77777777" w:rsidR="00BA3A13" w:rsidRDefault="00BA3A13" w:rsidP="00BA3A13">
      <w:pPr>
        <w:pStyle w:val="Paragraphedeliste"/>
        <w:numPr>
          <w:ilvl w:val="0"/>
          <w:numId w:val="4"/>
        </w:numPr>
        <w:tabs>
          <w:tab w:val="left" w:pos="284"/>
        </w:tabs>
        <w:jc w:val="both"/>
      </w:pPr>
      <w:r>
        <w:t xml:space="preserve">Dans le script </w:t>
      </w:r>
      <w:r w:rsidRPr="00F25F44">
        <w:rPr>
          <w:lang w:eastAsia="en-US"/>
        </w:rPr>
        <w:t>« </w:t>
      </w:r>
      <w:r w:rsidRPr="00F25F44">
        <w:rPr>
          <w:color w:val="00B0F0"/>
          <w:lang w:eastAsia="en-US"/>
        </w:rPr>
        <w:t>template_get_adcp_data.m </w:t>
      </w:r>
      <w:r w:rsidRPr="00F25F44">
        <w:rPr>
          <w:lang w:eastAsia="en-US"/>
        </w:rPr>
        <w:t>»</w:t>
      </w:r>
      <w:r>
        <w:rPr>
          <w:lang w:eastAsia="en-US"/>
        </w:rPr>
        <w:t>, à la ligne 205, modifier la valeur de « </w:t>
      </w:r>
      <w:r w:rsidRPr="00FB5059">
        <w:rPr>
          <w:color w:val="00B0F0"/>
          <w:lang w:eastAsia="en-US"/>
        </w:rPr>
        <w:t>bin_start </w:t>
      </w:r>
      <w:r>
        <w:rPr>
          <w:lang w:eastAsia="en-US"/>
        </w:rPr>
        <w:t>» en mettant comme chiffre le nombre de bins que vous désirez éliminer</w:t>
      </w:r>
    </w:p>
    <w:p w14:paraId="7098BA09" w14:textId="033C62B4" w:rsidR="00BA3A13" w:rsidRDefault="00BA3A13" w:rsidP="00BA3A13">
      <w:pPr>
        <w:pStyle w:val="Paragraphedeliste"/>
        <w:numPr>
          <w:ilvl w:val="0"/>
          <w:numId w:val="4"/>
        </w:numPr>
        <w:tabs>
          <w:tab w:val="left" w:pos="284"/>
        </w:tabs>
        <w:jc w:val="both"/>
      </w:pPr>
      <w:r>
        <w:rPr>
          <w:lang w:eastAsia="en-US"/>
        </w:rPr>
        <w:t xml:space="preserve">Sauvegarder et </w:t>
      </w:r>
      <w:r w:rsidR="00040C7C">
        <w:rPr>
          <w:lang w:eastAsia="en-US"/>
        </w:rPr>
        <w:t>exécuter</w:t>
      </w:r>
      <w:r>
        <w:rPr>
          <w:lang w:eastAsia="en-US"/>
        </w:rPr>
        <w:t xml:space="preserve"> à nouveau la troisième partie du script</w:t>
      </w:r>
      <w:r>
        <w:t> </w:t>
      </w:r>
    </w:p>
    <w:p w14:paraId="519032BC" w14:textId="77777777" w:rsidR="00D43C6C" w:rsidRPr="00C1465A" w:rsidRDefault="00D43C6C" w:rsidP="003C4F81">
      <w:pPr>
        <w:pStyle w:val="Paragraphedeliste"/>
        <w:tabs>
          <w:tab w:val="left" w:pos="284"/>
        </w:tabs>
        <w:ind w:left="0"/>
        <w:jc w:val="both"/>
      </w:pPr>
    </w:p>
    <w:p w14:paraId="7161DF72" w14:textId="6AC67C59" w:rsidR="008E4489" w:rsidRPr="00837871" w:rsidRDefault="008E4489" w:rsidP="003C4F81">
      <w:pPr>
        <w:pStyle w:val="Titre1"/>
        <w:spacing w:before="0" w:after="0"/>
      </w:pPr>
      <w:bookmarkStart w:id="32" w:name="_Toc482366762"/>
      <w:r w:rsidRPr="0004794D">
        <w:t xml:space="preserve">Interpolation </w:t>
      </w:r>
      <w:bookmarkEnd w:id="30"/>
      <w:r w:rsidR="00A749EA" w:rsidRPr="0004794D">
        <w:t>et ré</w:t>
      </w:r>
      <w:r w:rsidR="0004794D" w:rsidRPr="0004794D">
        <w:t>-</w:t>
      </w:r>
      <w:r w:rsidR="00A749EA" w:rsidRPr="0004794D">
        <w:t xml:space="preserve">échantillonnage </w:t>
      </w:r>
      <w:r w:rsidR="00837871" w:rsidRPr="0004794D">
        <w:t xml:space="preserve">des </w:t>
      </w:r>
      <w:r w:rsidR="00837871" w:rsidRPr="00837871">
        <w:t>données</w:t>
      </w:r>
      <w:bookmarkEnd w:id="32"/>
    </w:p>
    <w:p w14:paraId="52C605E2" w14:textId="77777777" w:rsidR="008E4489" w:rsidRPr="00837871" w:rsidRDefault="008E4489" w:rsidP="003C4F81">
      <w:pPr>
        <w:ind w:left="360"/>
        <w:rPr>
          <w:sz w:val="24"/>
          <w:szCs w:val="24"/>
        </w:rPr>
      </w:pPr>
    </w:p>
    <w:p w14:paraId="5162378B" w14:textId="244702EF" w:rsidR="00837871" w:rsidRPr="00EE1E38" w:rsidRDefault="00E2697D" w:rsidP="003C4F81">
      <w:pPr>
        <w:ind w:firstLine="360"/>
        <w:jc w:val="both"/>
      </w:pPr>
      <w:r w:rsidRPr="00EE1E38">
        <w:t>Les sous-chapitres ci-dessous détaille</w:t>
      </w:r>
      <w:r w:rsidR="00771599" w:rsidRPr="00EE1E38">
        <w:t>nt</w:t>
      </w:r>
      <w:r w:rsidRPr="00EE1E38">
        <w:t xml:space="preserve"> les étapes d’interpolation et ré-échantillonnage des données.</w:t>
      </w:r>
    </w:p>
    <w:p w14:paraId="7E7A40A3" w14:textId="4CD64D68" w:rsidR="008E4489" w:rsidRPr="00E2697D" w:rsidRDefault="008E4489" w:rsidP="003C4F81"/>
    <w:p w14:paraId="330EA879" w14:textId="1F8952DF" w:rsidR="008E4489" w:rsidRPr="00837871" w:rsidRDefault="008E4489" w:rsidP="003C4F81">
      <w:pPr>
        <w:pStyle w:val="Titre2"/>
        <w:spacing w:before="0" w:after="0"/>
      </w:pPr>
      <w:bookmarkStart w:id="33" w:name="_Toc467771866"/>
      <w:bookmarkStart w:id="34" w:name="_Toc482366763"/>
      <w:r w:rsidRPr="00837871">
        <w:t xml:space="preserve">Interpolation </w:t>
      </w:r>
      <w:bookmarkEnd w:id="33"/>
      <w:r w:rsidR="00837871" w:rsidRPr="00837871">
        <w:t>sur une grille vertical</w:t>
      </w:r>
      <w:r w:rsidR="00837871">
        <w:t>e</w:t>
      </w:r>
      <w:r w:rsidR="00837871" w:rsidRPr="00837871">
        <w:t xml:space="preserve"> régulière</w:t>
      </w:r>
      <w:bookmarkEnd w:id="34"/>
    </w:p>
    <w:p w14:paraId="5461FC27" w14:textId="77777777" w:rsidR="008E4489" w:rsidRPr="00837871" w:rsidRDefault="008E4489" w:rsidP="003C4F81">
      <w:pPr>
        <w:jc w:val="both"/>
        <w:rPr>
          <w:sz w:val="24"/>
          <w:szCs w:val="24"/>
        </w:rPr>
      </w:pPr>
    </w:p>
    <w:p w14:paraId="54BCF332" w14:textId="42B4B97C" w:rsidR="008E4489" w:rsidRPr="00EE1E38" w:rsidRDefault="00BE50F8" w:rsidP="003C4F81">
      <w:pPr>
        <w:ind w:firstLine="360"/>
        <w:jc w:val="both"/>
      </w:pPr>
      <w:r w:rsidRPr="00EE1E38">
        <w:t xml:space="preserve">Puisque les profondeurs du centre des </w:t>
      </w:r>
      <w:r w:rsidR="0004794D" w:rsidRPr="00EE1E38">
        <w:t>« </w:t>
      </w:r>
      <w:r w:rsidRPr="00EE1E38">
        <w:t>bins</w:t>
      </w:r>
      <w:r w:rsidR="0004794D" w:rsidRPr="00EE1E38">
        <w:t> »</w:t>
      </w:r>
      <w:r w:rsidRPr="00EE1E38">
        <w:t xml:space="preserve"> varient pour chaque profil, les données de vitesse sont interpolées à des profondeurs standards </w:t>
      </w:r>
      <w:r w:rsidR="00B207E0" w:rsidRPr="00EE1E38">
        <w:t xml:space="preserve">en </w:t>
      </w:r>
      <w:r w:rsidRPr="00EE1E38">
        <w:t>fonction de la longueur de bin.</w:t>
      </w:r>
    </w:p>
    <w:p w14:paraId="35F45720" w14:textId="77777777" w:rsidR="003E4932" w:rsidRPr="00EE1E38" w:rsidRDefault="003E4932" w:rsidP="003C4F81">
      <w:pPr>
        <w:jc w:val="both"/>
      </w:pPr>
    </w:p>
    <w:p w14:paraId="6FCAB9E6" w14:textId="3A8871FA" w:rsidR="008E4489" w:rsidRPr="00837871" w:rsidRDefault="008E4489" w:rsidP="003C4F81">
      <w:pPr>
        <w:pStyle w:val="Titre2"/>
        <w:spacing w:before="0" w:after="0"/>
      </w:pPr>
      <w:bookmarkStart w:id="35" w:name="_Toc467771867"/>
      <w:bookmarkStart w:id="36" w:name="_Toc482366764"/>
      <w:r w:rsidRPr="00837871">
        <w:t xml:space="preserve">Interpolation </w:t>
      </w:r>
      <w:bookmarkEnd w:id="35"/>
      <w:r w:rsidR="00837871" w:rsidRPr="00837871">
        <w:t xml:space="preserve">sur une grille </w:t>
      </w:r>
      <w:r w:rsidR="00837871">
        <w:t>horizontale</w:t>
      </w:r>
      <w:r w:rsidR="00837871" w:rsidRPr="00837871">
        <w:t xml:space="preserve"> régulière</w:t>
      </w:r>
      <w:bookmarkEnd w:id="36"/>
    </w:p>
    <w:p w14:paraId="4F4AAC9B" w14:textId="77777777" w:rsidR="008E4489" w:rsidRPr="00837871" w:rsidRDefault="008E4489" w:rsidP="003C4F81"/>
    <w:p w14:paraId="22FA87AD" w14:textId="11FFE655" w:rsidR="007B6186" w:rsidRPr="00EE1E38" w:rsidRDefault="00837871" w:rsidP="003C4F81">
      <w:pPr>
        <w:ind w:firstLine="360"/>
        <w:jc w:val="both"/>
      </w:pPr>
      <w:r w:rsidRPr="00EE1E38">
        <w:t>Les données sont interpolées sur une grille temporelle régulière.</w:t>
      </w:r>
      <w:r w:rsidR="00134CA3" w:rsidRPr="00EE1E38">
        <w:t xml:space="preserve"> </w:t>
      </w:r>
    </w:p>
    <w:p w14:paraId="0B357749" w14:textId="77777777" w:rsidR="008E4489" w:rsidRPr="00837871" w:rsidRDefault="008E4489" w:rsidP="003C4F81">
      <w:pPr>
        <w:rPr>
          <w:sz w:val="24"/>
          <w:szCs w:val="24"/>
        </w:rPr>
      </w:pPr>
    </w:p>
    <w:p w14:paraId="1D2DF4E0" w14:textId="4976732B" w:rsidR="008E4489" w:rsidRPr="00837871" w:rsidRDefault="00837871" w:rsidP="003C4F81">
      <w:pPr>
        <w:pStyle w:val="Titre2"/>
        <w:spacing w:before="0" w:after="0"/>
      </w:pPr>
      <w:bookmarkStart w:id="37" w:name="_Toc467771868"/>
      <w:bookmarkStart w:id="38" w:name="_Toc482366765"/>
      <w:r w:rsidRPr="00837871">
        <w:t>Filtre de la marée</w:t>
      </w:r>
      <w:bookmarkEnd w:id="37"/>
      <w:bookmarkEnd w:id="38"/>
    </w:p>
    <w:p w14:paraId="0718088D" w14:textId="77777777" w:rsidR="008E4489" w:rsidRPr="00837871" w:rsidRDefault="008E4489" w:rsidP="003C4F81">
      <w:pPr>
        <w:jc w:val="both"/>
        <w:rPr>
          <w:sz w:val="24"/>
          <w:szCs w:val="24"/>
        </w:rPr>
      </w:pPr>
    </w:p>
    <w:p w14:paraId="418249CA" w14:textId="1B77D39C" w:rsidR="008E4489" w:rsidRPr="00EE1E38" w:rsidRDefault="003E4932" w:rsidP="003C4F81">
      <w:pPr>
        <w:autoSpaceDE w:val="0"/>
        <w:autoSpaceDN w:val="0"/>
        <w:adjustRightInd w:val="0"/>
        <w:ind w:firstLine="360"/>
        <w:jc w:val="both"/>
        <w:rPr>
          <w:ins w:id="39" w:author="Celine BACHELIER, Brest IRD, 02 98 22 46 65" w:date="2017-05-11T14:53:00Z"/>
        </w:rPr>
      </w:pPr>
      <w:r w:rsidRPr="00EE1E38">
        <w:t>Sur les mouillages ADCP, l’effet barotr</w:t>
      </w:r>
      <w:r w:rsidR="00CA1E1F" w:rsidRPr="00EE1E38">
        <w:t>o</w:t>
      </w:r>
      <w:r w:rsidR="00CA5119" w:rsidRPr="00EE1E38">
        <w:t>pe</w:t>
      </w:r>
      <w:r w:rsidRPr="00EE1E38">
        <w:t xml:space="preserve"> est faible </w:t>
      </w:r>
      <w:r w:rsidR="00CA1E1F" w:rsidRPr="00EE1E38">
        <w:t>comparé</w:t>
      </w:r>
      <w:r w:rsidR="00CA5119" w:rsidRPr="00EE1E38">
        <w:t xml:space="preserve"> à l’effet barocline</w:t>
      </w:r>
      <w:r w:rsidRPr="00EE1E38">
        <w:t>. Pour supprimer l’effet de la marée de la série de données, un filtre basse fréquence</w:t>
      </w:r>
      <w:r w:rsidR="008E4489" w:rsidRPr="00EE1E38">
        <w:t xml:space="preserve"> (</w:t>
      </w:r>
      <w:r w:rsidR="00081893" w:rsidRPr="00EE1E38">
        <w:t>« </w:t>
      </w:r>
      <w:r w:rsidR="008E4489" w:rsidRPr="00EE1E38">
        <w:rPr>
          <w:color w:val="00B0F0"/>
        </w:rPr>
        <w:t>mfilter.m</w:t>
      </w:r>
      <w:r w:rsidR="00081893" w:rsidRPr="00EE1E38">
        <w:rPr>
          <w:i/>
          <w:color w:val="00B0F0"/>
        </w:rPr>
        <w:t> </w:t>
      </w:r>
      <w:r w:rsidR="00081893" w:rsidRPr="00EE1E38">
        <w:rPr>
          <w:i/>
        </w:rPr>
        <w:t>»</w:t>
      </w:r>
      <w:r w:rsidR="008E4489" w:rsidRPr="00EE1E38">
        <w:t>)</w:t>
      </w:r>
      <w:r w:rsidR="00A55B42" w:rsidRPr="00EE1E38">
        <w:t xml:space="preserve"> est utilisé.</w:t>
      </w:r>
      <w:r w:rsidR="008E4489" w:rsidRPr="00EE1E38">
        <w:t xml:space="preserve"> </w:t>
      </w:r>
      <w:r w:rsidR="00837871" w:rsidRPr="00EE1E38">
        <w:t>Comme intervalle de sous-échantillonnage pour le filtre basse fréquence, nous avons choisi 40 heures.</w:t>
      </w:r>
    </w:p>
    <w:p w14:paraId="3E559DA1" w14:textId="77777777" w:rsidR="008E4489" w:rsidRPr="00837871" w:rsidRDefault="008E4489" w:rsidP="003C4F81">
      <w:pPr>
        <w:jc w:val="both"/>
        <w:rPr>
          <w:sz w:val="24"/>
          <w:szCs w:val="24"/>
        </w:rPr>
      </w:pPr>
      <w:r w:rsidRPr="00837871">
        <w:rPr>
          <w:sz w:val="24"/>
          <w:szCs w:val="24"/>
        </w:rPr>
        <w:t xml:space="preserve"> </w:t>
      </w:r>
    </w:p>
    <w:p w14:paraId="758CFBC2" w14:textId="61CC42D9" w:rsidR="008E4489" w:rsidRDefault="00A749EA" w:rsidP="003C4F81">
      <w:pPr>
        <w:pStyle w:val="Titre2"/>
        <w:spacing w:before="0" w:after="0"/>
        <w:rPr>
          <w:lang w:val="en-US"/>
        </w:rPr>
      </w:pPr>
      <w:bookmarkStart w:id="40" w:name="_Toc482366766"/>
      <w:r>
        <w:rPr>
          <w:lang w:val="en-US"/>
        </w:rPr>
        <w:t>Ré</w:t>
      </w:r>
      <w:r w:rsidR="0004794D">
        <w:rPr>
          <w:lang w:val="en-US"/>
        </w:rPr>
        <w:t>-</w:t>
      </w:r>
      <w:r>
        <w:rPr>
          <w:lang w:val="en-US"/>
        </w:rPr>
        <w:t>échantillonnage</w:t>
      </w:r>
      <w:bookmarkEnd w:id="40"/>
    </w:p>
    <w:p w14:paraId="778F6C01" w14:textId="77777777" w:rsidR="00C1053C" w:rsidRPr="00C1053C" w:rsidRDefault="00C1053C" w:rsidP="003C4F81">
      <w:pPr>
        <w:rPr>
          <w:lang w:val="en-US"/>
        </w:rPr>
      </w:pPr>
    </w:p>
    <w:p w14:paraId="5AE566F2" w14:textId="2E09F35F" w:rsidR="008E4489" w:rsidRPr="00C516D3" w:rsidRDefault="00CA1E1F" w:rsidP="003C4F81">
      <w:pPr>
        <w:ind w:firstLine="360"/>
        <w:jc w:val="both"/>
      </w:pPr>
      <w:r w:rsidRPr="00C516D3">
        <w:t>Les jeux de données sont alors ré</w:t>
      </w:r>
      <w:r w:rsidR="0004794D" w:rsidRPr="00C516D3">
        <w:t>-</w:t>
      </w:r>
      <w:r w:rsidRPr="00C516D3">
        <w:t>échantillonnés sur une grille régulière d’un pas d</w:t>
      </w:r>
      <w:r w:rsidR="00DA0B57" w:rsidRPr="00C516D3">
        <w:t>e 12 heures centré</w:t>
      </w:r>
      <w:r w:rsidR="00816CD4" w:rsidRPr="00C516D3">
        <w:t>e</w:t>
      </w:r>
      <w:r w:rsidRPr="00C516D3">
        <w:t xml:space="preserve"> sur midi</w:t>
      </w:r>
      <w:r w:rsidR="008E4489" w:rsidRPr="00C516D3">
        <w:t xml:space="preserve"> (</w:t>
      </w:r>
      <w:r w:rsidRPr="00C516D3">
        <w:t>minuit</w:t>
      </w:r>
      <w:r w:rsidR="008E4489" w:rsidRPr="00C516D3">
        <w:t>-</w:t>
      </w:r>
      <w:r w:rsidRPr="00C516D3">
        <w:t>midi</w:t>
      </w:r>
      <w:r w:rsidR="008E4489" w:rsidRPr="00C516D3">
        <w:t>-</w:t>
      </w:r>
      <w:r w:rsidRPr="00C516D3">
        <w:t>minuit, etc.</w:t>
      </w:r>
      <w:r w:rsidR="008E4489" w:rsidRPr="00C516D3">
        <w:t>)</w:t>
      </w:r>
      <w:r w:rsidR="00910B07" w:rsidRPr="00C516D3">
        <w:t>.</w:t>
      </w:r>
    </w:p>
    <w:p w14:paraId="2DAB27A2" w14:textId="77777777" w:rsidR="008E4489" w:rsidRDefault="008E4489" w:rsidP="003C4F81">
      <w:pPr>
        <w:rPr>
          <w:sz w:val="24"/>
          <w:szCs w:val="24"/>
        </w:rPr>
      </w:pPr>
    </w:p>
    <w:p w14:paraId="1489DBD5" w14:textId="199C60D9" w:rsidR="007A6EE3" w:rsidRDefault="007A6EE3" w:rsidP="003C4F81">
      <w:pPr>
        <w:pStyle w:val="Titre1"/>
        <w:spacing w:before="0" w:after="0"/>
      </w:pPr>
      <w:bookmarkStart w:id="41" w:name="_Toc482366767"/>
      <w:r>
        <w:t>Résultats</w:t>
      </w:r>
      <w:bookmarkEnd w:id="41"/>
    </w:p>
    <w:p w14:paraId="6804C23C" w14:textId="77777777" w:rsidR="007A6EE3" w:rsidRDefault="007A6EE3" w:rsidP="003C4F81">
      <w:pPr>
        <w:rPr>
          <w:lang w:eastAsia="en-US"/>
        </w:rPr>
      </w:pPr>
    </w:p>
    <w:p w14:paraId="2DD408E6" w14:textId="3A210FA0" w:rsidR="005C4F8E" w:rsidRPr="00C516D3" w:rsidRDefault="003527E7" w:rsidP="003C4F81">
      <w:pPr>
        <w:pStyle w:val="Paragraphedeliste"/>
        <w:tabs>
          <w:tab w:val="left" w:pos="284"/>
        </w:tabs>
        <w:ind w:left="0"/>
        <w:jc w:val="both"/>
      </w:pPr>
      <w:r>
        <w:rPr>
          <w:sz w:val="24"/>
          <w:szCs w:val="24"/>
        </w:rPr>
        <w:tab/>
      </w:r>
      <w:r w:rsidRPr="00C516D3">
        <w:t>Les données sont enregistrées dans une matrice sous</w:t>
      </w:r>
      <w:r w:rsidR="009A5548" w:rsidRPr="00C516D3">
        <w:t xml:space="preserve"> la forme « </w:t>
      </w:r>
      <w:r w:rsidRPr="00C516D3">
        <w:t>mooring_name, serial nu</w:t>
      </w:r>
      <w:r w:rsidR="005C4F8E" w:rsidRPr="00C516D3">
        <w:t>mber, instrument number.mat</w:t>
      </w:r>
      <w:r w:rsidR="009A5548" w:rsidRPr="00C516D3">
        <w:t> »</w:t>
      </w:r>
      <w:r w:rsidR="005C4F8E" w:rsidRPr="00C516D3">
        <w:t>, (e</w:t>
      </w:r>
      <w:r w:rsidRPr="00C516D3">
        <w:t>xemple : 23W-0N_14911_instr_01.mat)</w:t>
      </w:r>
      <w:r w:rsidR="005C4F8E" w:rsidRPr="00C516D3">
        <w:t>.</w:t>
      </w:r>
    </w:p>
    <w:p w14:paraId="1F3C31A3" w14:textId="77777777" w:rsidR="007A6EE3" w:rsidRPr="00C516D3" w:rsidRDefault="007A6EE3" w:rsidP="003C4F81">
      <w:pPr>
        <w:rPr>
          <w:lang w:eastAsia="en-US"/>
        </w:rPr>
      </w:pPr>
    </w:p>
    <w:p w14:paraId="5930D299" w14:textId="4C299E15" w:rsidR="005C4F8E" w:rsidRDefault="005C4F8E" w:rsidP="003C4F81">
      <w:pPr>
        <w:suppressAutoHyphens w:val="0"/>
        <w:autoSpaceDE w:val="0"/>
        <w:autoSpaceDN w:val="0"/>
        <w:adjustRightInd w:val="0"/>
        <w:ind w:firstLine="284"/>
        <w:jc w:val="both"/>
      </w:pPr>
      <w:r w:rsidRPr="00C516D3">
        <w:lastRenderedPageBreak/>
        <w:t>La figure des données interpolées est sauvegardée sous le nom ‘moor</w:t>
      </w:r>
      <w:r w:rsidR="00D851F5" w:rsidRPr="00C516D3">
        <w:t>ing_name_ _U_V_int_filt_sub.pdf.</w:t>
      </w:r>
      <w:r w:rsidR="00B77782" w:rsidRPr="00C516D3">
        <w:t xml:space="preserve"> Cf. Figure </w:t>
      </w:r>
      <w:r w:rsidR="00FD0AC5">
        <w:t>12</w:t>
      </w:r>
    </w:p>
    <w:p w14:paraId="03479AD7" w14:textId="34335FF7" w:rsidR="00C516D3" w:rsidRDefault="00C516D3" w:rsidP="003C4F81">
      <w:pPr>
        <w:suppressAutoHyphens w:val="0"/>
        <w:autoSpaceDE w:val="0"/>
        <w:autoSpaceDN w:val="0"/>
        <w:adjustRightInd w:val="0"/>
        <w:ind w:firstLine="284"/>
        <w:jc w:val="both"/>
      </w:pPr>
      <w:r>
        <w:t>Les figures intermédiaires sont également sauvegarder sous la forme «</w:t>
      </w:r>
      <w:r w:rsidR="004F2582">
        <w:t xml:space="preserve"> </w:t>
      </w:r>
      <w:r w:rsidRPr="00C516D3">
        <w:t>mooring_name, serial number, instrument number</w:t>
      </w:r>
      <w:r>
        <w:t> » suivi de :</w:t>
      </w:r>
    </w:p>
    <w:p w14:paraId="03715F16" w14:textId="77777777" w:rsidR="00C516D3" w:rsidRDefault="00C516D3" w:rsidP="00C516D3">
      <w:pPr>
        <w:pStyle w:val="Paragraphedeliste"/>
        <w:numPr>
          <w:ilvl w:val="0"/>
          <w:numId w:val="4"/>
        </w:numPr>
        <w:suppressAutoHyphens w:val="0"/>
        <w:autoSpaceDE w:val="0"/>
        <w:autoSpaceDN w:val="0"/>
        <w:adjustRightInd w:val="0"/>
        <w:jc w:val="both"/>
      </w:pPr>
      <w:r w:rsidRPr="00C516D3">
        <w:t>Pressure_sensor.fig</w:t>
      </w:r>
    </w:p>
    <w:p w14:paraId="1D5F94DB" w14:textId="77777777" w:rsidR="00C516D3" w:rsidRDefault="00C516D3" w:rsidP="00C516D3">
      <w:pPr>
        <w:pStyle w:val="Paragraphedeliste"/>
        <w:numPr>
          <w:ilvl w:val="0"/>
          <w:numId w:val="4"/>
        </w:numPr>
        <w:suppressAutoHyphens w:val="0"/>
        <w:autoSpaceDE w:val="0"/>
        <w:autoSpaceDN w:val="0"/>
        <w:adjustRightInd w:val="0"/>
        <w:jc w:val="both"/>
      </w:pPr>
      <w:r w:rsidRPr="00C516D3">
        <w:t>Offset_depth.fig</w:t>
      </w:r>
    </w:p>
    <w:p w14:paraId="11BE5C75" w14:textId="77777777" w:rsidR="00C516D3" w:rsidRDefault="00C516D3" w:rsidP="00C516D3">
      <w:pPr>
        <w:pStyle w:val="Paragraphedeliste"/>
        <w:numPr>
          <w:ilvl w:val="0"/>
          <w:numId w:val="4"/>
        </w:numPr>
        <w:suppressAutoHyphens w:val="0"/>
        <w:autoSpaceDE w:val="0"/>
        <w:autoSpaceDN w:val="0"/>
        <w:adjustRightInd w:val="0"/>
        <w:jc w:val="both"/>
      </w:pPr>
      <w:r w:rsidRPr="00C516D3">
        <w:t>Meridional_zonal_velocity.fig</w:t>
      </w:r>
    </w:p>
    <w:p w14:paraId="7B23B3C0" w14:textId="77777777" w:rsidR="00C516D3" w:rsidRDefault="00C516D3" w:rsidP="00C516D3">
      <w:pPr>
        <w:pStyle w:val="Paragraphedeliste"/>
        <w:numPr>
          <w:ilvl w:val="0"/>
          <w:numId w:val="4"/>
        </w:numPr>
        <w:suppressAutoHyphens w:val="0"/>
        <w:autoSpaceDE w:val="0"/>
        <w:autoSpaceDN w:val="0"/>
        <w:adjustRightInd w:val="0"/>
        <w:jc w:val="both"/>
        <w:rPr>
          <w:lang w:val="en-US"/>
        </w:rPr>
      </w:pPr>
      <w:r w:rsidRPr="00C516D3">
        <w:rPr>
          <w:lang w:val="en-US"/>
        </w:rPr>
        <w:t>Hist_diff_orig-depth_recon-depth.fig</w:t>
      </w:r>
    </w:p>
    <w:p w14:paraId="7368C799" w14:textId="77777777" w:rsidR="00C516D3" w:rsidRDefault="00C516D3" w:rsidP="00C516D3">
      <w:pPr>
        <w:pStyle w:val="Paragraphedeliste"/>
        <w:numPr>
          <w:ilvl w:val="0"/>
          <w:numId w:val="4"/>
        </w:numPr>
        <w:suppressAutoHyphens w:val="0"/>
        <w:autoSpaceDE w:val="0"/>
        <w:autoSpaceDN w:val="0"/>
        <w:adjustRightInd w:val="0"/>
        <w:jc w:val="both"/>
        <w:rPr>
          <w:lang w:val="en-US"/>
        </w:rPr>
      </w:pPr>
      <w:r w:rsidRPr="00C516D3">
        <w:rPr>
          <w:lang w:val="en-US"/>
        </w:rPr>
        <w:t>data_raw_filt_subsampled_1.fig</w:t>
      </w:r>
    </w:p>
    <w:p w14:paraId="3C1F5E6D" w14:textId="77777777" w:rsidR="00C516D3" w:rsidRDefault="00C516D3" w:rsidP="00C516D3">
      <w:pPr>
        <w:pStyle w:val="Paragraphedeliste"/>
        <w:numPr>
          <w:ilvl w:val="0"/>
          <w:numId w:val="4"/>
        </w:numPr>
        <w:suppressAutoHyphens w:val="0"/>
        <w:autoSpaceDE w:val="0"/>
        <w:autoSpaceDN w:val="0"/>
        <w:adjustRightInd w:val="0"/>
        <w:jc w:val="both"/>
        <w:rPr>
          <w:lang w:val="en-US"/>
        </w:rPr>
      </w:pPr>
      <w:r w:rsidRPr="00C516D3">
        <w:rPr>
          <w:lang w:val="en-US"/>
        </w:rPr>
        <w:t>data_raw_filt_subsampled_2.fig</w:t>
      </w:r>
    </w:p>
    <w:p w14:paraId="5E5AB3B2" w14:textId="77777777" w:rsidR="00C516D3" w:rsidRDefault="00C516D3" w:rsidP="00C516D3">
      <w:pPr>
        <w:pStyle w:val="Paragraphedeliste"/>
        <w:numPr>
          <w:ilvl w:val="0"/>
          <w:numId w:val="4"/>
        </w:numPr>
        <w:suppressAutoHyphens w:val="0"/>
        <w:autoSpaceDE w:val="0"/>
        <w:autoSpaceDN w:val="0"/>
        <w:adjustRightInd w:val="0"/>
        <w:jc w:val="both"/>
        <w:rPr>
          <w:lang w:val="en-US"/>
        </w:rPr>
      </w:pPr>
      <w:r w:rsidRPr="00C516D3">
        <w:rPr>
          <w:lang w:val="en-US"/>
        </w:rPr>
        <w:t>Amplitude_bins.fig</w:t>
      </w:r>
    </w:p>
    <w:p w14:paraId="410C0BF4" w14:textId="3F42583E" w:rsidR="005C4F8E" w:rsidRDefault="00C516D3" w:rsidP="006C275F">
      <w:pPr>
        <w:pStyle w:val="Paragraphedeliste"/>
        <w:numPr>
          <w:ilvl w:val="0"/>
          <w:numId w:val="4"/>
        </w:numPr>
        <w:suppressAutoHyphens w:val="0"/>
        <w:autoSpaceDE w:val="0"/>
        <w:autoSpaceDN w:val="0"/>
        <w:adjustRightInd w:val="0"/>
        <w:jc w:val="both"/>
        <w:rPr>
          <w:lang w:val="en-US"/>
        </w:rPr>
      </w:pPr>
      <w:r w:rsidRPr="00C516D3">
        <w:rPr>
          <w:lang w:val="en-US"/>
        </w:rPr>
        <w:t>Amplitude_bins_2.fig</w:t>
      </w:r>
    </w:p>
    <w:p w14:paraId="6F400B0D" w14:textId="77777777" w:rsidR="00C516D3" w:rsidRPr="00C516D3" w:rsidRDefault="00C516D3" w:rsidP="00C516D3">
      <w:pPr>
        <w:pStyle w:val="Paragraphedeliste"/>
        <w:suppressAutoHyphens w:val="0"/>
        <w:autoSpaceDE w:val="0"/>
        <w:autoSpaceDN w:val="0"/>
        <w:adjustRightInd w:val="0"/>
        <w:jc w:val="both"/>
        <w:rPr>
          <w:lang w:val="en-US"/>
        </w:rPr>
      </w:pPr>
    </w:p>
    <w:p w14:paraId="7C6290DD" w14:textId="31FD4FD4" w:rsidR="005C4F8E" w:rsidRPr="00C516D3" w:rsidRDefault="005C4F8E" w:rsidP="003C4F81">
      <w:pPr>
        <w:suppressAutoHyphens w:val="0"/>
        <w:autoSpaceDE w:val="0"/>
        <w:autoSpaceDN w:val="0"/>
        <w:adjustRightInd w:val="0"/>
        <w:ind w:firstLine="284"/>
        <w:jc w:val="both"/>
      </w:pPr>
      <w:r w:rsidRPr="00C516D3">
        <w:t>Les données interpolées sont enregistrées dans une matrice sous la forme « mooring_name, serial number, instrument number_int_filt_sub.mat</w:t>
      </w:r>
      <w:r w:rsidR="009A5548" w:rsidRPr="00C516D3">
        <w:t> », (e</w:t>
      </w:r>
      <w:r w:rsidRPr="00C516D3">
        <w:t>xemple : 23W-0N_14911_instr_01_int_filt_sub.mat</w:t>
      </w:r>
      <w:r w:rsidR="009A5548" w:rsidRPr="00C516D3">
        <w:t>).</w:t>
      </w:r>
      <w:r w:rsidR="003B74F6" w:rsidRPr="00C516D3">
        <w:t xml:space="preserve"> Elles sont également enregistrées dans un fichier </w:t>
      </w:r>
      <w:r w:rsidR="00771599" w:rsidRPr="00C516D3">
        <w:t xml:space="preserve">Netcdf </w:t>
      </w:r>
      <w:r w:rsidR="003B74F6" w:rsidRPr="00C516D3">
        <w:t>sous la forme « ADCP, mooring_name, année de début, année de fin, 1d », (exemple : ADCP_0N10W_2015_2017_</w:t>
      </w:r>
      <w:r w:rsidR="003B74F6" w:rsidRPr="00E20C93">
        <w:t>1</w:t>
      </w:r>
      <w:r w:rsidR="00E20C93">
        <w:t>d.nc, ou « d » signifie</w:t>
      </w:r>
      <w:r w:rsidR="008F244F">
        <w:t xml:space="preserve"> « day »,</w:t>
      </w:r>
      <w:r w:rsidR="00E20C93">
        <w:t xml:space="preserve"> une données par jour).</w:t>
      </w:r>
    </w:p>
    <w:p w14:paraId="0A811185" w14:textId="77777777" w:rsidR="007A6EE3" w:rsidRPr="00A034FE" w:rsidRDefault="007A6EE3" w:rsidP="003C4F81">
      <w:pPr>
        <w:rPr>
          <w:sz w:val="24"/>
          <w:szCs w:val="24"/>
        </w:rPr>
      </w:pPr>
    </w:p>
    <w:p w14:paraId="02F699FE" w14:textId="77777777" w:rsidR="00B77782" w:rsidRPr="00B77782" w:rsidRDefault="00DA0B57" w:rsidP="003C4F81">
      <w:pPr>
        <w:keepNext/>
        <w:jc w:val="center"/>
      </w:pPr>
      <w:r w:rsidRPr="00B77782">
        <w:rPr>
          <w:noProof/>
          <w:lang w:eastAsia="fr-FR"/>
        </w:rPr>
        <w:drawing>
          <wp:inline distT="0" distB="0" distL="0" distR="0" wp14:anchorId="616D8360" wp14:editId="2882A0EA">
            <wp:extent cx="5054592" cy="3920947"/>
            <wp:effectExtent l="76200" t="76200" r="127635" b="13716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0417" t="16326" r="9226" b="5760"/>
                    <a:stretch/>
                  </pic:blipFill>
                  <pic:spPr bwMode="auto">
                    <a:xfrm>
                      <a:off x="0" y="0"/>
                      <a:ext cx="5131798" cy="3980837"/>
                    </a:xfrm>
                    <a:prstGeom prst="rect">
                      <a:avLst/>
                    </a:prstGeom>
                    <a:ln w="28575"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14:paraId="1A1C43E7" w14:textId="0DEF7FC8" w:rsidR="008E4489" w:rsidRDefault="00B77782" w:rsidP="003C4F81">
      <w:pPr>
        <w:pStyle w:val="Lgende"/>
        <w:spacing w:after="0"/>
        <w:jc w:val="center"/>
        <w:rPr>
          <w:color w:val="auto"/>
        </w:rPr>
      </w:pPr>
      <w:bookmarkStart w:id="42" w:name="_Toc482366929"/>
      <w:r w:rsidRPr="00B77782">
        <w:rPr>
          <w:color w:val="auto"/>
        </w:rPr>
        <w:t xml:space="preserve">Figure </w:t>
      </w:r>
      <w:r w:rsidRPr="00B77782">
        <w:rPr>
          <w:color w:val="auto"/>
        </w:rPr>
        <w:fldChar w:fldCharType="begin"/>
      </w:r>
      <w:r w:rsidRPr="00B77782">
        <w:rPr>
          <w:color w:val="auto"/>
        </w:rPr>
        <w:instrText xml:space="preserve"> SEQ Figure \* ARABIC </w:instrText>
      </w:r>
      <w:r w:rsidRPr="00B77782">
        <w:rPr>
          <w:color w:val="auto"/>
        </w:rPr>
        <w:fldChar w:fldCharType="separate"/>
      </w:r>
      <w:r w:rsidR="00FD0AC5">
        <w:rPr>
          <w:noProof/>
          <w:color w:val="auto"/>
        </w:rPr>
        <w:t>12</w:t>
      </w:r>
      <w:r w:rsidRPr="00B77782">
        <w:rPr>
          <w:color w:val="auto"/>
        </w:rPr>
        <w:fldChar w:fldCharType="end"/>
      </w:r>
      <w:r w:rsidRPr="00B77782">
        <w:rPr>
          <w:color w:val="auto"/>
        </w:rPr>
        <w:t xml:space="preserve">: Figure des données </w:t>
      </w:r>
      <w:r w:rsidR="00771599">
        <w:rPr>
          <w:color w:val="auto"/>
        </w:rPr>
        <w:t xml:space="preserve">U et V </w:t>
      </w:r>
      <w:r w:rsidRPr="00B77782">
        <w:rPr>
          <w:color w:val="auto"/>
        </w:rPr>
        <w:t>interpolées</w:t>
      </w:r>
      <w:bookmarkEnd w:id="42"/>
    </w:p>
    <w:p w14:paraId="1D900AFC" w14:textId="77777777" w:rsidR="00E314B5" w:rsidRPr="00E314B5" w:rsidRDefault="00E314B5" w:rsidP="00E314B5"/>
    <w:p w14:paraId="5B61A337" w14:textId="0525AB5A" w:rsidR="008E4489" w:rsidRDefault="00A56395" w:rsidP="003C4F81">
      <w:pPr>
        <w:pStyle w:val="Titre1"/>
        <w:spacing w:before="0" w:after="0"/>
      </w:pPr>
      <w:bookmarkStart w:id="43" w:name="_Toc467771870"/>
      <w:bookmarkStart w:id="44" w:name="_Toc482366768"/>
      <w:r>
        <w:lastRenderedPageBreak/>
        <w:t>Combinaison des ADCP « </w:t>
      </w:r>
      <w:r w:rsidR="00CD2019" w:rsidRPr="00CD2019">
        <w:t>u</w:t>
      </w:r>
      <w:r w:rsidR="008E4489" w:rsidRPr="00CD2019">
        <w:t>p</w:t>
      </w:r>
      <w:r>
        <w:t> »</w:t>
      </w:r>
      <w:r w:rsidR="008E4489" w:rsidRPr="00CD2019">
        <w:t xml:space="preserve"> </w:t>
      </w:r>
      <w:r w:rsidR="00CD2019" w:rsidRPr="00CD2019">
        <w:t>et</w:t>
      </w:r>
      <w:r w:rsidR="008E4489" w:rsidRPr="00CD2019">
        <w:t xml:space="preserve"> </w:t>
      </w:r>
      <w:r>
        <w:t>« </w:t>
      </w:r>
      <w:r w:rsidR="008E4489" w:rsidRPr="00CD2019">
        <w:t>down</w:t>
      </w:r>
      <w:r>
        <w:t> »</w:t>
      </w:r>
      <w:bookmarkEnd w:id="44"/>
      <w:r w:rsidR="008E4489" w:rsidRPr="00CD2019">
        <w:t xml:space="preserve"> </w:t>
      </w:r>
      <w:bookmarkEnd w:id="43"/>
      <w:r w:rsidR="00CD2019" w:rsidRPr="00CD2019">
        <w:t xml:space="preserve"> </w:t>
      </w:r>
    </w:p>
    <w:p w14:paraId="3E2B7E6C" w14:textId="77777777" w:rsidR="0092142D" w:rsidRPr="0092142D" w:rsidRDefault="0092142D" w:rsidP="003C4F81">
      <w:pPr>
        <w:rPr>
          <w:lang w:eastAsia="en-US"/>
        </w:rPr>
      </w:pPr>
    </w:p>
    <w:p w14:paraId="5F515660" w14:textId="1CE5A783" w:rsidR="0092142D" w:rsidRDefault="00B15702" w:rsidP="003C4F81">
      <w:pPr>
        <w:pStyle w:val="Titre2"/>
        <w:spacing w:before="0" w:after="0"/>
      </w:pPr>
      <w:bookmarkStart w:id="45" w:name="_Toc482366769"/>
      <w:r>
        <w:t>Chargement des données d’entrée</w:t>
      </w:r>
      <w:bookmarkEnd w:id="45"/>
    </w:p>
    <w:p w14:paraId="259DC748" w14:textId="77777777" w:rsidR="0092142D" w:rsidRPr="0092142D" w:rsidRDefault="0092142D" w:rsidP="003C4F81"/>
    <w:p w14:paraId="7F218115" w14:textId="77777777" w:rsidR="00844BEC" w:rsidRPr="009E5B4E" w:rsidRDefault="000C5099" w:rsidP="003C4F81">
      <w:pPr>
        <w:ind w:firstLine="360"/>
        <w:jc w:val="both"/>
      </w:pPr>
      <w:r w:rsidRPr="009E5B4E">
        <w:t xml:space="preserve">Dans le programme </w:t>
      </w:r>
      <w:r w:rsidR="00BD3630" w:rsidRPr="009E5B4E">
        <w:t>« </w:t>
      </w:r>
      <w:r w:rsidR="00BD3630" w:rsidRPr="009E5B4E">
        <w:rPr>
          <w:color w:val="00B0F0"/>
        </w:rPr>
        <w:t xml:space="preserve">template_combine_adcp_up_and_down.m </w:t>
      </w:r>
      <w:r w:rsidR="00BD3630" w:rsidRPr="009E5B4E">
        <w:t>»</w:t>
      </w:r>
      <w:r w:rsidR="00844BEC" w:rsidRPr="009E5B4E">
        <w:t> :</w:t>
      </w:r>
    </w:p>
    <w:p w14:paraId="173EE4B3" w14:textId="77777777" w:rsidR="00844BEC" w:rsidRPr="009E5B4E" w:rsidRDefault="00844BEC" w:rsidP="003C4F81">
      <w:pPr>
        <w:jc w:val="both"/>
      </w:pPr>
    </w:p>
    <w:p w14:paraId="0E2568AF" w14:textId="70C7BD1F" w:rsidR="00844BEC" w:rsidRDefault="00844BEC" w:rsidP="003C4F81">
      <w:pPr>
        <w:pStyle w:val="Paragraphedeliste"/>
        <w:numPr>
          <w:ilvl w:val="0"/>
          <w:numId w:val="4"/>
        </w:numPr>
        <w:ind w:firstLine="360"/>
        <w:jc w:val="both"/>
      </w:pPr>
      <w:r w:rsidRPr="009E5B4E">
        <w:t xml:space="preserve">Renseigner vos chemins d’accès vers </w:t>
      </w:r>
      <w:r w:rsidR="009B1386" w:rsidRPr="009E5B4E">
        <w:t xml:space="preserve">les librairies Matlab, </w:t>
      </w:r>
      <w:r w:rsidRPr="009E5B4E">
        <w:t>vers</w:t>
      </w:r>
      <w:r w:rsidR="0076251B" w:rsidRPr="009E5B4E">
        <w:t xml:space="preserve"> le répertoire de données, </w:t>
      </w:r>
      <w:r w:rsidR="00767356">
        <w:t>ai</w:t>
      </w:r>
      <w:r w:rsidRPr="009E5B4E">
        <w:t>nsi que le chemin des données en sortie</w:t>
      </w:r>
      <w:r w:rsidR="005F6C49">
        <w:t xml:space="preserve"> comme dans l’exemple ci-dessous :</w:t>
      </w:r>
    </w:p>
    <w:p w14:paraId="39AF4D91" w14:textId="77777777" w:rsidR="005F6C49" w:rsidRDefault="005F6C49" w:rsidP="005F6C49">
      <w:pPr>
        <w:jc w:val="both"/>
      </w:pPr>
    </w:p>
    <w:tbl>
      <w:tblPr>
        <w:tblStyle w:val="Grilledutableau"/>
        <w:tblW w:w="0" w:type="auto"/>
        <w:tblLook w:val="04A0" w:firstRow="1" w:lastRow="0" w:firstColumn="1" w:lastColumn="0" w:noHBand="0" w:noVBand="1"/>
      </w:tblPr>
      <w:tblGrid>
        <w:gridCol w:w="9062"/>
      </w:tblGrid>
      <w:tr w:rsidR="005F6C49" w:rsidRPr="005321D7" w14:paraId="2AE9F3D6" w14:textId="77777777" w:rsidTr="00E639FD">
        <w:tc>
          <w:tcPr>
            <w:tcW w:w="9062" w:type="dxa"/>
          </w:tcPr>
          <w:p w14:paraId="5B77CD32" w14:textId="77777777" w:rsidR="005F6C49" w:rsidRPr="005F6C49" w:rsidRDefault="005F6C49" w:rsidP="005F6C49">
            <w:pPr>
              <w:suppressAutoHyphens w:val="0"/>
              <w:autoSpaceDE w:val="0"/>
              <w:autoSpaceDN w:val="0"/>
              <w:adjustRightInd w:val="0"/>
              <w:rPr>
                <w:rFonts w:ascii="Courier New" w:eastAsiaTheme="minorEastAsia" w:hAnsi="Courier New" w:cs="Courier New"/>
                <w:sz w:val="24"/>
                <w:szCs w:val="24"/>
                <w:lang w:val="en-US" w:eastAsia="zh-CN"/>
              </w:rPr>
            </w:pPr>
            <w:r w:rsidRPr="005F6C49">
              <w:rPr>
                <w:rFonts w:ascii="Courier New" w:eastAsiaTheme="minorEastAsia" w:hAnsi="Courier New" w:cs="Courier New"/>
                <w:color w:val="228B22"/>
                <w:sz w:val="20"/>
                <w:szCs w:val="20"/>
                <w:lang w:val="en-US" w:eastAsia="zh-CN"/>
              </w:rPr>
              <w:t>% path</w:t>
            </w:r>
          </w:p>
          <w:p w14:paraId="1E07DC52" w14:textId="77777777" w:rsidR="005F6C49" w:rsidRPr="005F6C49" w:rsidRDefault="005F6C49" w:rsidP="005F6C49">
            <w:pPr>
              <w:suppressAutoHyphens w:val="0"/>
              <w:autoSpaceDE w:val="0"/>
              <w:autoSpaceDN w:val="0"/>
              <w:adjustRightInd w:val="0"/>
              <w:rPr>
                <w:rFonts w:ascii="Courier New" w:eastAsiaTheme="minorEastAsia" w:hAnsi="Courier New" w:cs="Courier New"/>
                <w:sz w:val="24"/>
                <w:szCs w:val="24"/>
                <w:lang w:val="en-US" w:eastAsia="zh-CN"/>
              </w:rPr>
            </w:pPr>
            <w:r w:rsidRPr="005F6C49">
              <w:rPr>
                <w:rFonts w:ascii="Courier New" w:eastAsiaTheme="minorEastAsia" w:hAnsi="Courier New" w:cs="Courier New"/>
                <w:color w:val="000000"/>
                <w:sz w:val="20"/>
                <w:szCs w:val="20"/>
                <w:lang w:val="en-US" w:eastAsia="zh-CN"/>
              </w:rPr>
              <w:t>addpath(</w:t>
            </w:r>
            <w:r w:rsidRPr="005F6C49">
              <w:rPr>
                <w:rFonts w:ascii="Courier New" w:eastAsiaTheme="minorEastAsia" w:hAnsi="Courier New" w:cs="Courier New"/>
                <w:color w:val="A020F0"/>
                <w:sz w:val="20"/>
                <w:szCs w:val="20"/>
                <w:lang w:val="en-US" w:eastAsia="zh-CN"/>
              </w:rPr>
              <w:t>'.\moored_adcp_proc'</w:t>
            </w:r>
            <w:r w:rsidRPr="005F6C49">
              <w:rPr>
                <w:rFonts w:ascii="Courier New" w:eastAsiaTheme="minorEastAsia" w:hAnsi="Courier New" w:cs="Courier New"/>
                <w:color w:val="000000"/>
                <w:sz w:val="20"/>
                <w:szCs w:val="20"/>
                <w:lang w:val="en-US" w:eastAsia="zh-CN"/>
              </w:rPr>
              <w:t>);</w:t>
            </w:r>
          </w:p>
          <w:p w14:paraId="2E9BF182" w14:textId="77777777" w:rsidR="005F6C49" w:rsidRDefault="005F6C49" w:rsidP="005F6C49">
            <w:pPr>
              <w:suppressAutoHyphens w:val="0"/>
              <w:autoSpaceDE w:val="0"/>
              <w:autoSpaceDN w:val="0"/>
              <w:adjustRightInd w:val="0"/>
              <w:rPr>
                <w:rFonts w:ascii="Courier New" w:eastAsiaTheme="minorEastAsia" w:hAnsi="Courier New" w:cs="Courier New"/>
                <w:color w:val="000000"/>
                <w:sz w:val="20"/>
                <w:szCs w:val="20"/>
                <w:lang w:val="en-US" w:eastAsia="zh-CN"/>
              </w:rPr>
            </w:pPr>
            <w:r w:rsidRPr="005F6C49">
              <w:rPr>
                <w:rFonts w:ascii="Courier New" w:eastAsiaTheme="minorEastAsia" w:hAnsi="Courier New" w:cs="Courier New"/>
                <w:color w:val="000000"/>
                <w:sz w:val="20"/>
                <w:szCs w:val="20"/>
                <w:lang w:val="en-US" w:eastAsia="zh-CN"/>
              </w:rPr>
              <w:t xml:space="preserve"> </w:t>
            </w:r>
          </w:p>
          <w:p w14:paraId="590765CB" w14:textId="77777777" w:rsidR="005D0E90" w:rsidRPr="005F6C49" w:rsidRDefault="005D0E90" w:rsidP="005F6C49">
            <w:pPr>
              <w:suppressAutoHyphens w:val="0"/>
              <w:autoSpaceDE w:val="0"/>
              <w:autoSpaceDN w:val="0"/>
              <w:adjustRightInd w:val="0"/>
              <w:rPr>
                <w:rFonts w:ascii="Courier New" w:eastAsiaTheme="minorEastAsia" w:hAnsi="Courier New" w:cs="Courier New"/>
                <w:sz w:val="24"/>
                <w:szCs w:val="24"/>
                <w:lang w:val="en-US" w:eastAsia="zh-CN"/>
              </w:rPr>
            </w:pPr>
          </w:p>
          <w:p w14:paraId="2F8CD927" w14:textId="77777777" w:rsidR="005F6C49" w:rsidRPr="005F6C49" w:rsidRDefault="005F6C49" w:rsidP="005F6C49">
            <w:pPr>
              <w:suppressAutoHyphens w:val="0"/>
              <w:autoSpaceDE w:val="0"/>
              <w:autoSpaceDN w:val="0"/>
              <w:adjustRightInd w:val="0"/>
              <w:rPr>
                <w:rFonts w:ascii="Courier New" w:eastAsiaTheme="minorEastAsia" w:hAnsi="Courier New" w:cs="Courier New"/>
                <w:sz w:val="24"/>
                <w:szCs w:val="24"/>
                <w:lang w:val="en-US" w:eastAsia="zh-CN"/>
              </w:rPr>
            </w:pPr>
            <w:r w:rsidRPr="005F6C49">
              <w:rPr>
                <w:rFonts w:ascii="Courier New" w:eastAsiaTheme="minorEastAsia" w:hAnsi="Courier New" w:cs="Courier New"/>
                <w:color w:val="228B22"/>
                <w:sz w:val="20"/>
                <w:szCs w:val="20"/>
                <w:lang w:val="en-US" w:eastAsia="zh-CN"/>
              </w:rPr>
              <w:t>% Location of ADCP up and down data</w:t>
            </w:r>
          </w:p>
          <w:p w14:paraId="4973673D" w14:textId="77777777" w:rsidR="005F6C49" w:rsidRPr="005F6C49" w:rsidRDefault="005F6C49" w:rsidP="005F6C49">
            <w:pPr>
              <w:suppressAutoHyphens w:val="0"/>
              <w:autoSpaceDE w:val="0"/>
              <w:autoSpaceDN w:val="0"/>
              <w:adjustRightInd w:val="0"/>
              <w:rPr>
                <w:rFonts w:ascii="Courier New" w:eastAsiaTheme="minorEastAsia" w:hAnsi="Courier New" w:cs="Courier New"/>
                <w:sz w:val="24"/>
                <w:szCs w:val="24"/>
                <w:lang w:val="en-US" w:eastAsia="zh-CN"/>
              </w:rPr>
            </w:pPr>
            <w:r w:rsidRPr="005F6C49">
              <w:rPr>
                <w:rFonts w:ascii="Courier New" w:eastAsiaTheme="minorEastAsia" w:hAnsi="Courier New" w:cs="Courier New"/>
                <w:color w:val="000000"/>
                <w:sz w:val="20"/>
                <w:szCs w:val="20"/>
                <w:lang w:val="en-US" w:eastAsia="zh-CN"/>
              </w:rPr>
              <w:t xml:space="preserve">fpath = </w:t>
            </w:r>
            <w:r w:rsidRPr="005F6C49">
              <w:rPr>
                <w:rFonts w:ascii="Courier New" w:eastAsiaTheme="minorEastAsia" w:hAnsi="Courier New" w:cs="Courier New"/>
                <w:color w:val="A020F0"/>
                <w:sz w:val="20"/>
                <w:szCs w:val="20"/>
                <w:lang w:val="en-US" w:eastAsia="zh-CN"/>
              </w:rPr>
              <w:t>'.\data_example\up_and_down\'</w:t>
            </w:r>
            <w:r w:rsidRPr="005F6C49">
              <w:rPr>
                <w:rFonts w:ascii="Courier New" w:eastAsiaTheme="minorEastAsia" w:hAnsi="Courier New" w:cs="Courier New"/>
                <w:color w:val="000000"/>
                <w:sz w:val="20"/>
                <w:szCs w:val="20"/>
                <w:lang w:val="en-US" w:eastAsia="zh-CN"/>
              </w:rPr>
              <w:t>;</w:t>
            </w:r>
          </w:p>
          <w:p w14:paraId="6B4C603B" w14:textId="77777777" w:rsidR="005F6C49" w:rsidRPr="005F6C49" w:rsidRDefault="005F6C49" w:rsidP="005F6C49">
            <w:pPr>
              <w:suppressAutoHyphens w:val="0"/>
              <w:autoSpaceDE w:val="0"/>
              <w:autoSpaceDN w:val="0"/>
              <w:adjustRightInd w:val="0"/>
              <w:rPr>
                <w:rFonts w:ascii="Courier New" w:eastAsiaTheme="minorEastAsia" w:hAnsi="Courier New" w:cs="Courier New"/>
                <w:sz w:val="24"/>
                <w:szCs w:val="24"/>
                <w:lang w:val="en-US" w:eastAsia="zh-CN"/>
              </w:rPr>
            </w:pPr>
            <w:r w:rsidRPr="005F6C49">
              <w:rPr>
                <w:rFonts w:ascii="Courier New" w:eastAsiaTheme="minorEastAsia" w:hAnsi="Courier New" w:cs="Courier New"/>
                <w:color w:val="000000"/>
                <w:sz w:val="20"/>
                <w:szCs w:val="20"/>
                <w:lang w:val="en-US" w:eastAsia="zh-CN"/>
              </w:rPr>
              <w:t xml:space="preserve"> </w:t>
            </w:r>
          </w:p>
          <w:p w14:paraId="6C14A5CD" w14:textId="77777777" w:rsidR="005F6C49" w:rsidRPr="005F6C49" w:rsidRDefault="005F6C49" w:rsidP="005F6C49">
            <w:pPr>
              <w:suppressAutoHyphens w:val="0"/>
              <w:autoSpaceDE w:val="0"/>
              <w:autoSpaceDN w:val="0"/>
              <w:adjustRightInd w:val="0"/>
              <w:rPr>
                <w:rFonts w:ascii="Courier New" w:eastAsiaTheme="minorEastAsia" w:hAnsi="Courier New" w:cs="Courier New"/>
                <w:sz w:val="24"/>
                <w:szCs w:val="24"/>
                <w:lang w:val="en-US" w:eastAsia="zh-CN"/>
              </w:rPr>
            </w:pPr>
            <w:r w:rsidRPr="005F6C49">
              <w:rPr>
                <w:rFonts w:ascii="Courier New" w:eastAsiaTheme="minorEastAsia" w:hAnsi="Courier New" w:cs="Courier New"/>
                <w:color w:val="228B22"/>
                <w:sz w:val="20"/>
                <w:szCs w:val="20"/>
                <w:lang w:val="en-US" w:eastAsia="zh-CN"/>
              </w:rPr>
              <w:t>% Directory for outputs</w:t>
            </w:r>
          </w:p>
          <w:p w14:paraId="6E78C9FD" w14:textId="29D580D3" w:rsidR="005F6C49" w:rsidRPr="005F6C49" w:rsidRDefault="005F6C49" w:rsidP="00E639FD">
            <w:pPr>
              <w:suppressAutoHyphens w:val="0"/>
              <w:autoSpaceDE w:val="0"/>
              <w:autoSpaceDN w:val="0"/>
              <w:adjustRightInd w:val="0"/>
              <w:rPr>
                <w:rFonts w:ascii="Courier New" w:eastAsiaTheme="minorEastAsia" w:hAnsi="Courier New" w:cs="Courier New"/>
                <w:sz w:val="24"/>
                <w:szCs w:val="24"/>
                <w:lang w:val="en-US" w:eastAsia="zh-CN"/>
              </w:rPr>
            </w:pPr>
            <w:r w:rsidRPr="005F6C49">
              <w:rPr>
                <w:rFonts w:ascii="Courier New" w:eastAsiaTheme="minorEastAsia" w:hAnsi="Courier New" w:cs="Courier New"/>
                <w:color w:val="000000"/>
                <w:sz w:val="20"/>
                <w:szCs w:val="20"/>
                <w:lang w:val="en-US" w:eastAsia="zh-CN"/>
              </w:rPr>
              <w:t xml:space="preserve">fpath_output = </w:t>
            </w:r>
            <w:r w:rsidRPr="005F6C49">
              <w:rPr>
                <w:rFonts w:ascii="Courier New" w:eastAsiaTheme="minorEastAsia" w:hAnsi="Courier New" w:cs="Courier New"/>
                <w:color w:val="A020F0"/>
                <w:sz w:val="20"/>
                <w:szCs w:val="20"/>
                <w:lang w:val="en-US" w:eastAsia="zh-CN"/>
              </w:rPr>
              <w:t>'.\data_example\up_and_down\'</w:t>
            </w:r>
            <w:r w:rsidRPr="005F6C49">
              <w:rPr>
                <w:rFonts w:ascii="Courier New" w:eastAsiaTheme="minorEastAsia" w:hAnsi="Courier New" w:cs="Courier New"/>
                <w:color w:val="000000"/>
                <w:sz w:val="20"/>
                <w:szCs w:val="20"/>
                <w:lang w:val="en-US" w:eastAsia="zh-CN"/>
              </w:rPr>
              <w:t>;</w:t>
            </w:r>
          </w:p>
        </w:tc>
      </w:tr>
    </w:tbl>
    <w:p w14:paraId="76936C9C" w14:textId="77777777" w:rsidR="005F6C49" w:rsidRPr="005F6C49" w:rsidRDefault="005F6C49" w:rsidP="005F6C49">
      <w:pPr>
        <w:jc w:val="both"/>
        <w:rPr>
          <w:lang w:val="en-US"/>
        </w:rPr>
      </w:pPr>
    </w:p>
    <w:p w14:paraId="4920B82C" w14:textId="0BE74ABA" w:rsidR="000C5099" w:rsidRPr="009E5B4E" w:rsidRDefault="00844BEC" w:rsidP="003C4F81">
      <w:pPr>
        <w:pStyle w:val="Paragraphedeliste"/>
        <w:numPr>
          <w:ilvl w:val="0"/>
          <w:numId w:val="4"/>
        </w:numPr>
        <w:ind w:firstLine="360"/>
        <w:jc w:val="both"/>
      </w:pPr>
      <w:r w:rsidRPr="009E5B4E">
        <w:t>C</w:t>
      </w:r>
      <w:r w:rsidR="000C5099" w:rsidRPr="009E5B4E">
        <w:t>harger les matrices interpolées, filtrées et ré</w:t>
      </w:r>
      <w:r w:rsidR="0004794D" w:rsidRPr="009E5B4E">
        <w:t>-</w:t>
      </w:r>
      <w:r w:rsidR="000C5099" w:rsidRPr="009E5B4E">
        <w:t>échan</w:t>
      </w:r>
      <w:r w:rsidRPr="009E5B4E">
        <w:t>tillonnées des ADCP up et down en indiquant le nom de la matrice comme dans l’exemple ci-dessous :</w:t>
      </w:r>
    </w:p>
    <w:p w14:paraId="25A78FEC" w14:textId="77777777" w:rsidR="000C5099" w:rsidRPr="009E5B4E" w:rsidRDefault="000C5099" w:rsidP="003C4F81">
      <w:pPr>
        <w:jc w:val="both"/>
      </w:pPr>
    </w:p>
    <w:tbl>
      <w:tblPr>
        <w:tblStyle w:val="Grilledutableau"/>
        <w:tblW w:w="0" w:type="auto"/>
        <w:tblLook w:val="04A0" w:firstRow="1" w:lastRow="0" w:firstColumn="1" w:lastColumn="0" w:noHBand="0" w:noVBand="1"/>
      </w:tblPr>
      <w:tblGrid>
        <w:gridCol w:w="9062"/>
      </w:tblGrid>
      <w:tr w:rsidR="000C5099" w:rsidRPr="005321D7" w14:paraId="0A404247" w14:textId="77777777" w:rsidTr="000C5099">
        <w:tc>
          <w:tcPr>
            <w:tcW w:w="9062" w:type="dxa"/>
          </w:tcPr>
          <w:p w14:paraId="7F43FA6A" w14:textId="77777777" w:rsidR="00F938ED" w:rsidRPr="00844BEC" w:rsidRDefault="00F938ED" w:rsidP="003C4F81">
            <w:pPr>
              <w:suppressAutoHyphens w:val="0"/>
              <w:autoSpaceDE w:val="0"/>
              <w:autoSpaceDN w:val="0"/>
              <w:adjustRightInd w:val="0"/>
              <w:rPr>
                <w:rFonts w:ascii="Courier New" w:eastAsiaTheme="minorEastAsia" w:hAnsi="Courier New" w:cs="Courier New"/>
                <w:sz w:val="24"/>
                <w:szCs w:val="24"/>
                <w:lang w:val="en-US" w:eastAsia="zh-CN"/>
              </w:rPr>
            </w:pPr>
            <w:r w:rsidRPr="00844BEC">
              <w:rPr>
                <w:rFonts w:ascii="Courier New" w:eastAsiaTheme="minorEastAsia" w:hAnsi="Courier New" w:cs="Courier New"/>
                <w:color w:val="228B22"/>
                <w:sz w:val="20"/>
                <w:szCs w:val="20"/>
                <w:lang w:val="en-US" w:eastAsia="zh-CN"/>
              </w:rPr>
              <w:t>%% combine up and down</w:t>
            </w:r>
          </w:p>
          <w:p w14:paraId="33DBFEC6" w14:textId="77777777" w:rsidR="000C5099" w:rsidRPr="000C5099" w:rsidRDefault="000C5099" w:rsidP="003C4F81">
            <w:pPr>
              <w:suppressAutoHyphens w:val="0"/>
              <w:autoSpaceDE w:val="0"/>
              <w:autoSpaceDN w:val="0"/>
              <w:adjustRightInd w:val="0"/>
              <w:rPr>
                <w:rFonts w:ascii="Courier New" w:eastAsiaTheme="minorEastAsia" w:hAnsi="Courier New" w:cs="Courier New"/>
                <w:sz w:val="24"/>
                <w:szCs w:val="24"/>
                <w:lang w:val="en-US" w:eastAsia="zh-CN"/>
              </w:rPr>
            </w:pPr>
            <w:r w:rsidRPr="000C5099">
              <w:rPr>
                <w:rFonts w:ascii="Courier New" w:eastAsiaTheme="minorEastAsia" w:hAnsi="Courier New" w:cs="Courier New"/>
                <w:color w:val="000000"/>
                <w:sz w:val="20"/>
                <w:szCs w:val="20"/>
                <w:lang w:val="en-US" w:eastAsia="zh-CN"/>
              </w:rPr>
              <w:t xml:space="preserve">load([fpath, </w:t>
            </w:r>
            <w:r w:rsidRPr="000C5099">
              <w:rPr>
                <w:rFonts w:ascii="Courier New" w:eastAsiaTheme="minorEastAsia" w:hAnsi="Courier New" w:cs="Courier New"/>
                <w:color w:val="A020F0"/>
                <w:sz w:val="20"/>
                <w:szCs w:val="20"/>
                <w:lang w:val="en-US" w:eastAsia="zh-CN"/>
              </w:rPr>
              <w:t>'23W-0N_14911_instr_01_int_filt_sub.mat'</w:t>
            </w:r>
            <w:r w:rsidRPr="000C5099">
              <w:rPr>
                <w:rFonts w:ascii="Courier New" w:eastAsiaTheme="minorEastAsia" w:hAnsi="Courier New" w:cs="Courier New"/>
                <w:color w:val="000000"/>
                <w:sz w:val="20"/>
                <w:szCs w:val="20"/>
                <w:lang w:val="en-US" w:eastAsia="zh-CN"/>
              </w:rPr>
              <w:t>]);</w:t>
            </w:r>
          </w:p>
          <w:p w14:paraId="19C9D0B7" w14:textId="77777777" w:rsidR="000C5099" w:rsidRPr="000C5099" w:rsidRDefault="000C5099" w:rsidP="003C4F81">
            <w:pPr>
              <w:suppressAutoHyphens w:val="0"/>
              <w:autoSpaceDE w:val="0"/>
              <w:autoSpaceDN w:val="0"/>
              <w:adjustRightInd w:val="0"/>
              <w:rPr>
                <w:rFonts w:ascii="Courier New" w:eastAsiaTheme="minorEastAsia" w:hAnsi="Courier New" w:cs="Courier New"/>
                <w:sz w:val="24"/>
                <w:szCs w:val="24"/>
                <w:lang w:val="en-US" w:eastAsia="zh-CN"/>
              </w:rPr>
            </w:pPr>
            <w:r w:rsidRPr="000C5099">
              <w:rPr>
                <w:rFonts w:ascii="Courier New" w:eastAsiaTheme="minorEastAsia" w:hAnsi="Courier New" w:cs="Courier New"/>
                <w:color w:val="000000"/>
                <w:sz w:val="20"/>
                <w:szCs w:val="20"/>
                <w:lang w:val="en-US" w:eastAsia="zh-CN"/>
              </w:rPr>
              <w:t>adcp_up=adcp;</w:t>
            </w:r>
          </w:p>
          <w:p w14:paraId="6E58CDB3" w14:textId="77777777" w:rsidR="000C5099" w:rsidRPr="000C5099" w:rsidRDefault="000C5099" w:rsidP="003C4F81">
            <w:pPr>
              <w:suppressAutoHyphens w:val="0"/>
              <w:autoSpaceDE w:val="0"/>
              <w:autoSpaceDN w:val="0"/>
              <w:adjustRightInd w:val="0"/>
              <w:rPr>
                <w:rFonts w:ascii="Courier New" w:eastAsiaTheme="minorEastAsia" w:hAnsi="Courier New" w:cs="Courier New"/>
                <w:sz w:val="24"/>
                <w:szCs w:val="24"/>
                <w:lang w:val="en-US" w:eastAsia="zh-CN"/>
              </w:rPr>
            </w:pPr>
            <w:r w:rsidRPr="000C5099">
              <w:rPr>
                <w:rFonts w:ascii="Courier New" w:eastAsiaTheme="minorEastAsia" w:hAnsi="Courier New" w:cs="Courier New"/>
                <w:color w:val="000000"/>
                <w:sz w:val="20"/>
                <w:szCs w:val="20"/>
                <w:lang w:val="en-US" w:eastAsia="zh-CN"/>
              </w:rPr>
              <w:t>up_u=data.uintfilt;</w:t>
            </w:r>
          </w:p>
          <w:p w14:paraId="5FD84855" w14:textId="77777777" w:rsidR="000C5099" w:rsidRPr="000C5099" w:rsidRDefault="000C5099" w:rsidP="003C4F81">
            <w:pPr>
              <w:suppressAutoHyphens w:val="0"/>
              <w:autoSpaceDE w:val="0"/>
              <w:autoSpaceDN w:val="0"/>
              <w:adjustRightInd w:val="0"/>
              <w:rPr>
                <w:rFonts w:ascii="Courier New" w:eastAsiaTheme="minorEastAsia" w:hAnsi="Courier New" w:cs="Courier New"/>
                <w:sz w:val="24"/>
                <w:szCs w:val="24"/>
                <w:lang w:val="en-US" w:eastAsia="zh-CN"/>
              </w:rPr>
            </w:pPr>
            <w:r w:rsidRPr="000C5099">
              <w:rPr>
                <w:rFonts w:ascii="Courier New" w:eastAsiaTheme="minorEastAsia" w:hAnsi="Courier New" w:cs="Courier New"/>
                <w:color w:val="000000"/>
                <w:sz w:val="20"/>
                <w:szCs w:val="20"/>
                <w:lang w:val="en-US" w:eastAsia="zh-CN"/>
              </w:rPr>
              <w:t>up_v=data.vintfilt;</w:t>
            </w:r>
          </w:p>
          <w:p w14:paraId="075BCBE9" w14:textId="77777777" w:rsidR="000C5099" w:rsidRPr="000C5099" w:rsidRDefault="000C5099" w:rsidP="003C4F81">
            <w:pPr>
              <w:suppressAutoHyphens w:val="0"/>
              <w:autoSpaceDE w:val="0"/>
              <w:autoSpaceDN w:val="0"/>
              <w:adjustRightInd w:val="0"/>
              <w:rPr>
                <w:rFonts w:ascii="Courier New" w:eastAsiaTheme="minorEastAsia" w:hAnsi="Courier New" w:cs="Courier New"/>
                <w:sz w:val="24"/>
                <w:szCs w:val="24"/>
                <w:lang w:val="en-US" w:eastAsia="zh-CN"/>
              </w:rPr>
            </w:pPr>
            <w:r w:rsidRPr="000C5099">
              <w:rPr>
                <w:rFonts w:ascii="Courier New" w:eastAsiaTheme="minorEastAsia" w:hAnsi="Courier New" w:cs="Courier New"/>
                <w:color w:val="000000"/>
                <w:sz w:val="20"/>
                <w:szCs w:val="20"/>
                <w:lang w:val="en-US" w:eastAsia="zh-CN"/>
              </w:rPr>
              <w:t>up_z=data.Z;</w:t>
            </w:r>
          </w:p>
          <w:p w14:paraId="67AA53C1" w14:textId="77777777" w:rsidR="000C5099" w:rsidRPr="000C5099" w:rsidRDefault="000C5099" w:rsidP="003C4F81">
            <w:pPr>
              <w:suppressAutoHyphens w:val="0"/>
              <w:autoSpaceDE w:val="0"/>
              <w:autoSpaceDN w:val="0"/>
              <w:adjustRightInd w:val="0"/>
              <w:rPr>
                <w:rFonts w:ascii="Courier New" w:eastAsiaTheme="minorEastAsia" w:hAnsi="Courier New" w:cs="Courier New"/>
                <w:sz w:val="24"/>
                <w:szCs w:val="24"/>
                <w:lang w:val="en-US" w:eastAsia="zh-CN"/>
              </w:rPr>
            </w:pPr>
            <w:r w:rsidRPr="000C5099">
              <w:rPr>
                <w:rFonts w:ascii="Courier New" w:eastAsiaTheme="minorEastAsia" w:hAnsi="Courier New" w:cs="Courier New"/>
                <w:color w:val="000000"/>
                <w:sz w:val="20"/>
                <w:szCs w:val="20"/>
                <w:lang w:val="en-US" w:eastAsia="zh-CN"/>
              </w:rPr>
              <w:t>up_time=data.inttim;</w:t>
            </w:r>
          </w:p>
          <w:p w14:paraId="0C5BF01A" w14:textId="77777777" w:rsidR="000C5099" w:rsidRPr="000C5099" w:rsidRDefault="000C5099" w:rsidP="003C4F81">
            <w:pPr>
              <w:suppressAutoHyphens w:val="0"/>
              <w:autoSpaceDE w:val="0"/>
              <w:autoSpaceDN w:val="0"/>
              <w:adjustRightInd w:val="0"/>
              <w:rPr>
                <w:rFonts w:ascii="Courier New" w:eastAsiaTheme="minorEastAsia" w:hAnsi="Courier New" w:cs="Courier New"/>
                <w:sz w:val="24"/>
                <w:szCs w:val="24"/>
                <w:lang w:val="en-US" w:eastAsia="zh-CN"/>
              </w:rPr>
            </w:pPr>
            <w:r w:rsidRPr="000C5099">
              <w:rPr>
                <w:rFonts w:ascii="Courier New" w:eastAsiaTheme="minorEastAsia" w:hAnsi="Courier New" w:cs="Courier New"/>
                <w:color w:val="000000"/>
                <w:sz w:val="20"/>
                <w:szCs w:val="20"/>
                <w:lang w:val="en-US" w:eastAsia="zh-CN"/>
              </w:rPr>
              <w:t>npts_up= data.npts_up;</w:t>
            </w:r>
          </w:p>
          <w:p w14:paraId="3E16D8E2" w14:textId="77777777" w:rsidR="000C5099" w:rsidRPr="000C5099" w:rsidRDefault="000C5099" w:rsidP="003C4F81">
            <w:pPr>
              <w:suppressAutoHyphens w:val="0"/>
              <w:autoSpaceDE w:val="0"/>
              <w:autoSpaceDN w:val="0"/>
              <w:adjustRightInd w:val="0"/>
              <w:rPr>
                <w:rFonts w:ascii="Courier New" w:eastAsiaTheme="minorEastAsia" w:hAnsi="Courier New" w:cs="Courier New"/>
                <w:sz w:val="24"/>
                <w:szCs w:val="24"/>
                <w:lang w:val="en-US" w:eastAsia="zh-CN"/>
              </w:rPr>
            </w:pPr>
            <w:r w:rsidRPr="000C5099">
              <w:rPr>
                <w:rFonts w:ascii="Courier New" w:eastAsiaTheme="minorEastAsia" w:hAnsi="Courier New" w:cs="Courier New"/>
                <w:color w:val="000000"/>
                <w:sz w:val="20"/>
                <w:szCs w:val="20"/>
                <w:lang w:val="en-US" w:eastAsia="zh-CN"/>
              </w:rPr>
              <w:t>freq_up=adcp_up.config.sysconfig.frequency;</w:t>
            </w:r>
          </w:p>
          <w:p w14:paraId="0D8B1BDD" w14:textId="77777777" w:rsidR="000C5099" w:rsidRPr="000C5099" w:rsidRDefault="000C5099" w:rsidP="003C4F81">
            <w:pPr>
              <w:suppressAutoHyphens w:val="0"/>
              <w:autoSpaceDE w:val="0"/>
              <w:autoSpaceDN w:val="0"/>
              <w:adjustRightInd w:val="0"/>
              <w:rPr>
                <w:rFonts w:ascii="Courier New" w:eastAsiaTheme="minorEastAsia" w:hAnsi="Courier New" w:cs="Courier New"/>
                <w:sz w:val="24"/>
                <w:szCs w:val="24"/>
                <w:lang w:val="en-US" w:eastAsia="zh-CN"/>
              </w:rPr>
            </w:pPr>
            <w:r w:rsidRPr="000C5099">
              <w:rPr>
                <w:rFonts w:ascii="Courier New" w:eastAsiaTheme="minorEastAsia" w:hAnsi="Courier New" w:cs="Courier New"/>
                <w:color w:val="000000"/>
                <w:sz w:val="20"/>
                <w:szCs w:val="20"/>
                <w:lang w:val="en-US" w:eastAsia="zh-CN"/>
              </w:rPr>
              <w:t xml:space="preserve"> </w:t>
            </w:r>
          </w:p>
          <w:p w14:paraId="2CB8A4E2" w14:textId="77777777" w:rsidR="000C5099" w:rsidRPr="000C5099" w:rsidRDefault="000C5099" w:rsidP="003C4F81">
            <w:pPr>
              <w:suppressAutoHyphens w:val="0"/>
              <w:autoSpaceDE w:val="0"/>
              <w:autoSpaceDN w:val="0"/>
              <w:adjustRightInd w:val="0"/>
              <w:rPr>
                <w:rFonts w:ascii="Courier New" w:eastAsiaTheme="minorEastAsia" w:hAnsi="Courier New" w:cs="Courier New"/>
                <w:sz w:val="24"/>
                <w:szCs w:val="24"/>
                <w:lang w:val="en-US" w:eastAsia="zh-CN"/>
              </w:rPr>
            </w:pPr>
            <w:r w:rsidRPr="000C5099">
              <w:rPr>
                <w:rFonts w:ascii="Courier New" w:eastAsiaTheme="minorEastAsia" w:hAnsi="Courier New" w:cs="Courier New"/>
                <w:color w:val="000000"/>
                <w:sz w:val="20"/>
                <w:szCs w:val="20"/>
                <w:lang w:val="en-US" w:eastAsia="zh-CN"/>
              </w:rPr>
              <w:t xml:space="preserve">load([fpath, </w:t>
            </w:r>
            <w:r w:rsidRPr="000C5099">
              <w:rPr>
                <w:rFonts w:ascii="Courier New" w:eastAsiaTheme="minorEastAsia" w:hAnsi="Courier New" w:cs="Courier New"/>
                <w:color w:val="A020F0"/>
                <w:sz w:val="20"/>
                <w:szCs w:val="20"/>
                <w:lang w:val="en-US" w:eastAsia="zh-CN"/>
              </w:rPr>
              <w:t>'23W-0N_2627_instr_02_int_filt_sub.mat'</w:t>
            </w:r>
            <w:r w:rsidRPr="000C5099">
              <w:rPr>
                <w:rFonts w:ascii="Courier New" w:eastAsiaTheme="minorEastAsia" w:hAnsi="Courier New" w:cs="Courier New"/>
                <w:color w:val="000000"/>
                <w:sz w:val="20"/>
                <w:szCs w:val="20"/>
                <w:lang w:val="en-US" w:eastAsia="zh-CN"/>
              </w:rPr>
              <w:t>]);</w:t>
            </w:r>
          </w:p>
          <w:p w14:paraId="429A4366" w14:textId="77777777" w:rsidR="000C5099" w:rsidRPr="000C5099" w:rsidRDefault="000C5099" w:rsidP="003C4F81">
            <w:pPr>
              <w:suppressAutoHyphens w:val="0"/>
              <w:autoSpaceDE w:val="0"/>
              <w:autoSpaceDN w:val="0"/>
              <w:adjustRightInd w:val="0"/>
              <w:rPr>
                <w:rFonts w:ascii="Courier New" w:eastAsiaTheme="minorEastAsia" w:hAnsi="Courier New" w:cs="Courier New"/>
                <w:sz w:val="24"/>
                <w:szCs w:val="24"/>
                <w:lang w:val="en-US" w:eastAsia="zh-CN"/>
              </w:rPr>
            </w:pPr>
            <w:r w:rsidRPr="000C5099">
              <w:rPr>
                <w:rFonts w:ascii="Courier New" w:eastAsiaTheme="minorEastAsia" w:hAnsi="Courier New" w:cs="Courier New"/>
                <w:color w:val="000000"/>
                <w:sz w:val="20"/>
                <w:szCs w:val="20"/>
                <w:lang w:val="en-US" w:eastAsia="zh-CN"/>
              </w:rPr>
              <w:t>adcp_down=adcp;</w:t>
            </w:r>
          </w:p>
          <w:p w14:paraId="33187CF8" w14:textId="77777777" w:rsidR="000C5099" w:rsidRPr="000C5099" w:rsidRDefault="000C5099" w:rsidP="003C4F81">
            <w:pPr>
              <w:suppressAutoHyphens w:val="0"/>
              <w:autoSpaceDE w:val="0"/>
              <w:autoSpaceDN w:val="0"/>
              <w:adjustRightInd w:val="0"/>
              <w:rPr>
                <w:rFonts w:ascii="Courier New" w:eastAsiaTheme="minorEastAsia" w:hAnsi="Courier New" w:cs="Courier New"/>
                <w:sz w:val="24"/>
                <w:szCs w:val="24"/>
                <w:lang w:val="en-US" w:eastAsia="zh-CN"/>
              </w:rPr>
            </w:pPr>
            <w:r w:rsidRPr="000C5099">
              <w:rPr>
                <w:rFonts w:ascii="Courier New" w:eastAsiaTheme="minorEastAsia" w:hAnsi="Courier New" w:cs="Courier New"/>
                <w:color w:val="000000"/>
                <w:sz w:val="20"/>
                <w:szCs w:val="20"/>
                <w:lang w:val="en-US" w:eastAsia="zh-CN"/>
              </w:rPr>
              <w:t>down_u=data.uintfilt;</w:t>
            </w:r>
          </w:p>
          <w:p w14:paraId="4D7EF28F" w14:textId="77777777" w:rsidR="000C5099" w:rsidRPr="000C5099" w:rsidRDefault="000C5099" w:rsidP="003C4F81">
            <w:pPr>
              <w:suppressAutoHyphens w:val="0"/>
              <w:autoSpaceDE w:val="0"/>
              <w:autoSpaceDN w:val="0"/>
              <w:adjustRightInd w:val="0"/>
              <w:rPr>
                <w:rFonts w:ascii="Courier New" w:eastAsiaTheme="minorEastAsia" w:hAnsi="Courier New" w:cs="Courier New"/>
                <w:sz w:val="24"/>
                <w:szCs w:val="24"/>
                <w:lang w:val="en-US" w:eastAsia="zh-CN"/>
              </w:rPr>
            </w:pPr>
            <w:r w:rsidRPr="000C5099">
              <w:rPr>
                <w:rFonts w:ascii="Courier New" w:eastAsiaTheme="minorEastAsia" w:hAnsi="Courier New" w:cs="Courier New"/>
                <w:color w:val="000000"/>
                <w:sz w:val="20"/>
                <w:szCs w:val="20"/>
                <w:lang w:val="en-US" w:eastAsia="zh-CN"/>
              </w:rPr>
              <w:t>down_v=data.vintfilt;</w:t>
            </w:r>
          </w:p>
          <w:p w14:paraId="1A2C4832" w14:textId="77777777" w:rsidR="000C5099" w:rsidRPr="000C5099" w:rsidRDefault="000C5099" w:rsidP="003C4F81">
            <w:pPr>
              <w:suppressAutoHyphens w:val="0"/>
              <w:autoSpaceDE w:val="0"/>
              <w:autoSpaceDN w:val="0"/>
              <w:adjustRightInd w:val="0"/>
              <w:rPr>
                <w:rFonts w:ascii="Courier New" w:eastAsiaTheme="minorEastAsia" w:hAnsi="Courier New" w:cs="Courier New"/>
                <w:sz w:val="24"/>
                <w:szCs w:val="24"/>
                <w:lang w:val="en-US" w:eastAsia="zh-CN"/>
              </w:rPr>
            </w:pPr>
            <w:r w:rsidRPr="000C5099">
              <w:rPr>
                <w:rFonts w:ascii="Courier New" w:eastAsiaTheme="minorEastAsia" w:hAnsi="Courier New" w:cs="Courier New"/>
                <w:color w:val="000000"/>
                <w:sz w:val="20"/>
                <w:szCs w:val="20"/>
                <w:lang w:val="en-US" w:eastAsia="zh-CN"/>
              </w:rPr>
              <w:t>down_z=data.Z;</w:t>
            </w:r>
          </w:p>
          <w:p w14:paraId="2FDA5D63" w14:textId="77777777" w:rsidR="000C5099" w:rsidRPr="000C5099" w:rsidRDefault="000C5099" w:rsidP="003C4F81">
            <w:pPr>
              <w:suppressAutoHyphens w:val="0"/>
              <w:autoSpaceDE w:val="0"/>
              <w:autoSpaceDN w:val="0"/>
              <w:adjustRightInd w:val="0"/>
              <w:rPr>
                <w:rFonts w:ascii="Courier New" w:eastAsiaTheme="minorEastAsia" w:hAnsi="Courier New" w:cs="Courier New"/>
                <w:sz w:val="24"/>
                <w:szCs w:val="24"/>
                <w:lang w:val="en-US" w:eastAsia="zh-CN"/>
              </w:rPr>
            </w:pPr>
            <w:r w:rsidRPr="000C5099">
              <w:rPr>
                <w:rFonts w:ascii="Courier New" w:eastAsiaTheme="minorEastAsia" w:hAnsi="Courier New" w:cs="Courier New"/>
                <w:color w:val="000000"/>
                <w:sz w:val="20"/>
                <w:szCs w:val="20"/>
                <w:lang w:val="en-US" w:eastAsia="zh-CN"/>
              </w:rPr>
              <w:t>down_time=data.inttim;</w:t>
            </w:r>
          </w:p>
          <w:p w14:paraId="7927E31A" w14:textId="00900078" w:rsidR="000C5099" w:rsidRPr="000C5099" w:rsidRDefault="000C5099" w:rsidP="003C4F81">
            <w:pPr>
              <w:suppressAutoHyphens w:val="0"/>
              <w:autoSpaceDE w:val="0"/>
              <w:autoSpaceDN w:val="0"/>
              <w:adjustRightInd w:val="0"/>
              <w:rPr>
                <w:sz w:val="24"/>
                <w:szCs w:val="24"/>
                <w:lang w:val="en-US"/>
              </w:rPr>
            </w:pPr>
            <w:r w:rsidRPr="000C5099">
              <w:rPr>
                <w:rFonts w:ascii="Courier New" w:eastAsiaTheme="minorEastAsia" w:hAnsi="Courier New" w:cs="Courier New"/>
                <w:color w:val="000000"/>
                <w:sz w:val="20"/>
                <w:szCs w:val="20"/>
                <w:lang w:val="en-US" w:eastAsia="zh-CN"/>
              </w:rPr>
              <w:t>freq_down = adcp_down.config.sysconfig.frequency;</w:t>
            </w:r>
          </w:p>
        </w:tc>
      </w:tr>
    </w:tbl>
    <w:p w14:paraId="4975C599" w14:textId="77777777" w:rsidR="00D25C19" w:rsidRPr="00A034FE" w:rsidRDefault="00D25C19" w:rsidP="003C4F81">
      <w:pPr>
        <w:rPr>
          <w:lang w:val="en-US" w:eastAsia="en-US"/>
        </w:rPr>
      </w:pPr>
    </w:p>
    <w:p w14:paraId="48E66321" w14:textId="23751A37" w:rsidR="00D25C19" w:rsidRDefault="00D25C19" w:rsidP="003C4F81">
      <w:pPr>
        <w:pStyle w:val="Titre2"/>
        <w:spacing w:before="0" w:after="0"/>
        <w:jc w:val="both"/>
      </w:pPr>
      <w:bookmarkStart w:id="46" w:name="_Toc482366770"/>
      <w:r>
        <w:t>Calcul de la distance entre la première mesure « up » et la première « down »</w:t>
      </w:r>
      <w:bookmarkEnd w:id="46"/>
    </w:p>
    <w:p w14:paraId="5E7B7F7A" w14:textId="77777777" w:rsidR="00D25C19" w:rsidRPr="00D25C19" w:rsidRDefault="00D25C19" w:rsidP="003C4F81"/>
    <w:p w14:paraId="6792EA03" w14:textId="0CE12275" w:rsidR="000C5099" w:rsidRPr="00C767A7" w:rsidRDefault="00CD2019" w:rsidP="003C4F81">
      <w:pPr>
        <w:ind w:firstLine="284"/>
        <w:jc w:val="both"/>
      </w:pPr>
      <w:r w:rsidRPr="00C767A7">
        <w:t>Les ADCP orientés vers le haut et le bas sont installés à 3 mètres d’écart.</w:t>
      </w:r>
      <w:r w:rsidR="000C5099" w:rsidRPr="00C767A7">
        <w:t xml:space="preserve"> Il faut donc calculer la distance entre la première mesure de l’ADCP up et la première mesure de l’ADCP down.</w:t>
      </w:r>
    </w:p>
    <w:p w14:paraId="5C1C7869" w14:textId="77777777" w:rsidR="006D4314" w:rsidRPr="00C767A7" w:rsidRDefault="006D4314" w:rsidP="003C4F81">
      <w:pPr>
        <w:suppressAutoHyphens w:val="0"/>
        <w:autoSpaceDE w:val="0"/>
        <w:autoSpaceDN w:val="0"/>
        <w:adjustRightInd w:val="0"/>
        <w:jc w:val="both"/>
      </w:pPr>
      <w:r w:rsidRPr="00C767A7">
        <w:t>Cette distance correspond à:</w:t>
      </w:r>
    </w:p>
    <w:p w14:paraId="53F85B5B" w14:textId="459AA793" w:rsidR="00D43D88" w:rsidRPr="00C767A7" w:rsidRDefault="006D4314" w:rsidP="003C4F81">
      <w:pPr>
        <w:pStyle w:val="Paragraphedeliste"/>
        <w:numPr>
          <w:ilvl w:val="0"/>
          <w:numId w:val="4"/>
        </w:numPr>
        <w:jc w:val="both"/>
      </w:pPr>
      <w:r w:rsidRPr="00C767A7">
        <w:t>La moitié de la dis</w:t>
      </w:r>
      <w:r w:rsidR="00F34531" w:rsidRPr="00C767A7">
        <w:t>tance du premier bin de l’ADCP « up »</w:t>
      </w:r>
      <w:r w:rsidRPr="00C767A7">
        <w:t xml:space="preserve">  </w:t>
      </w:r>
    </w:p>
    <w:p w14:paraId="7E086EBF" w14:textId="4AF6FB90" w:rsidR="00D43D88" w:rsidRPr="00C767A7" w:rsidRDefault="00D43D88" w:rsidP="003C4F81">
      <w:pPr>
        <w:pStyle w:val="Paragraphedeliste"/>
        <w:numPr>
          <w:ilvl w:val="0"/>
          <w:numId w:val="4"/>
        </w:numPr>
        <w:jc w:val="both"/>
      </w:pPr>
      <w:r w:rsidRPr="00C767A7">
        <w:t>L</w:t>
      </w:r>
      <w:r w:rsidR="006D4314" w:rsidRPr="00C767A7">
        <w:t xml:space="preserve">e </w:t>
      </w:r>
      <w:r w:rsidR="00F34531" w:rsidRPr="00C767A7">
        <w:t>« </w:t>
      </w:r>
      <w:r w:rsidR="006D4314" w:rsidRPr="00C767A7">
        <w:t>blank</w:t>
      </w:r>
      <w:r w:rsidR="00F34531" w:rsidRPr="00C767A7">
        <w:t> »</w:t>
      </w:r>
      <w:r w:rsidR="006D4314" w:rsidRPr="00C767A7">
        <w:t xml:space="preserve"> de l’ADCP</w:t>
      </w:r>
      <w:r w:rsidR="00F34531" w:rsidRPr="00C767A7">
        <w:t xml:space="preserve"> « </w:t>
      </w:r>
      <w:r w:rsidR="006D4314" w:rsidRPr="00C767A7">
        <w:t>up</w:t>
      </w:r>
      <w:r w:rsidR="00F34531" w:rsidRPr="00C767A7">
        <w:t> »</w:t>
      </w:r>
    </w:p>
    <w:p w14:paraId="22786A3D" w14:textId="77777777" w:rsidR="00D43D88" w:rsidRPr="00C767A7" w:rsidRDefault="00D43D88" w:rsidP="003C4F81">
      <w:pPr>
        <w:pStyle w:val="Paragraphedeliste"/>
        <w:numPr>
          <w:ilvl w:val="0"/>
          <w:numId w:val="4"/>
        </w:numPr>
        <w:jc w:val="both"/>
      </w:pPr>
      <w:r w:rsidRPr="00C767A7">
        <w:lastRenderedPageBreak/>
        <w:t>L</w:t>
      </w:r>
      <w:r w:rsidR="006D4314" w:rsidRPr="00C767A7">
        <w:t xml:space="preserve">a distance entre les 2 instruments </w:t>
      </w:r>
    </w:p>
    <w:p w14:paraId="2C33CFCD" w14:textId="5472B7B4" w:rsidR="00D43D88" w:rsidRPr="00C767A7" w:rsidRDefault="00D43D88" w:rsidP="003C4F81">
      <w:pPr>
        <w:pStyle w:val="Paragraphedeliste"/>
        <w:numPr>
          <w:ilvl w:val="0"/>
          <w:numId w:val="4"/>
        </w:numPr>
        <w:jc w:val="both"/>
      </w:pPr>
      <w:r w:rsidRPr="00C767A7">
        <w:t>L</w:t>
      </w:r>
      <w:r w:rsidR="00F34531" w:rsidRPr="00C767A7">
        <w:t>e « blank »</w:t>
      </w:r>
      <w:r w:rsidR="006D4314" w:rsidRPr="00C767A7">
        <w:t xml:space="preserve"> de l’ADCP </w:t>
      </w:r>
      <w:r w:rsidR="00F34531" w:rsidRPr="00C767A7">
        <w:t>« down »</w:t>
      </w:r>
    </w:p>
    <w:p w14:paraId="5BD6D7AA" w14:textId="698540EE" w:rsidR="006D4314" w:rsidRPr="00C767A7" w:rsidRDefault="00D43D88" w:rsidP="003C4F81">
      <w:pPr>
        <w:pStyle w:val="Paragraphedeliste"/>
        <w:numPr>
          <w:ilvl w:val="0"/>
          <w:numId w:val="4"/>
        </w:numPr>
        <w:jc w:val="both"/>
      </w:pPr>
      <w:r w:rsidRPr="00C767A7">
        <w:t>L</w:t>
      </w:r>
      <w:r w:rsidR="006D4314" w:rsidRPr="00C767A7">
        <w:t xml:space="preserve">a moitié de la distance du premier bin de l’ADCP </w:t>
      </w:r>
      <w:r w:rsidR="00F34531" w:rsidRPr="00C767A7">
        <w:t>« down »</w:t>
      </w:r>
    </w:p>
    <w:p w14:paraId="6F5348B7" w14:textId="77777777" w:rsidR="006D4314" w:rsidRPr="006D4314" w:rsidRDefault="006D4314" w:rsidP="003C4F81">
      <w:pPr>
        <w:jc w:val="both"/>
        <w:rPr>
          <w:sz w:val="24"/>
          <w:szCs w:val="24"/>
        </w:rPr>
      </w:pPr>
    </w:p>
    <w:tbl>
      <w:tblPr>
        <w:tblStyle w:val="Grilledutableau"/>
        <w:tblW w:w="0" w:type="auto"/>
        <w:tblLook w:val="04A0" w:firstRow="1" w:lastRow="0" w:firstColumn="1" w:lastColumn="0" w:noHBand="0" w:noVBand="1"/>
      </w:tblPr>
      <w:tblGrid>
        <w:gridCol w:w="9062"/>
      </w:tblGrid>
      <w:tr w:rsidR="006D4314" w:rsidRPr="005321D7" w14:paraId="19229EB0" w14:textId="77777777" w:rsidTr="006D4314">
        <w:tc>
          <w:tcPr>
            <w:tcW w:w="9062" w:type="dxa"/>
          </w:tcPr>
          <w:p w14:paraId="2F45AE07" w14:textId="77777777" w:rsidR="0048329C" w:rsidRPr="0048329C" w:rsidRDefault="0048329C" w:rsidP="003C4F81">
            <w:pPr>
              <w:suppressAutoHyphens w:val="0"/>
              <w:autoSpaceDE w:val="0"/>
              <w:autoSpaceDN w:val="0"/>
              <w:adjustRightInd w:val="0"/>
              <w:rPr>
                <w:rFonts w:ascii="Courier New" w:eastAsiaTheme="minorEastAsia" w:hAnsi="Courier New" w:cs="Courier New"/>
                <w:sz w:val="24"/>
                <w:szCs w:val="24"/>
                <w:lang w:val="en-US" w:eastAsia="zh-CN"/>
              </w:rPr>
            </w:pPr>
            <w:r w:rsidRPr="0048329C">
              <w:rPr>
                <w:rFonts w:ascii="Courier New" w:eastAsiaTheme="minorEastAsia" w:hAnsi="Courier New" w:cs="Courier New"/>
                <w:color w:val="228B22"/>
                <w:sz w:val="20"/>
                <w:szCs w:val="20"/>
                <w:lang w:val="en-US" w:eastAsia="zh-CN"/>
              </w:rPr>
              <w:t xml:space="preserve">% distance between deepest measurement of the upward looking and </w:t>
            </w:r>
          </w:p>
          <w:p w14:paraId="1F3212CB" w14:textId="77777777" w:rsidR="0048329C" w:rsidRPr="0048329C" w:rsidRDefault="0048329C" w:rsidP="003C4F81">
            <w:pPr>
              <w:suppressAutoHyphens w:val="0"/>
              <w:autoSpaceDE w:val="0"/>
              <w:autoSpaceDN w:val="0"/>
              <w:adjustRightInd w:val="0"/>
              <w:rPr>
                <w:rFonts w:ascii="Courier New" w:eastAsiaTheme="minorEastAsia" w:hAnsi="Courier New" w:cs="Courier New"/>
                <w:sz w:val="24"/>
                <w:szCs w:val="24"/>
                <w:lang w:val="en-US" w:eastAsia="zh-CN"/>
              </w:rPr>
            </w:pPr>
            <w:r w:rsidRPr="0048329C">
              <w:rPr>
                <w:rFonts w:ascii="Courier New" w:eastAsiaTheme="minorEastAsia" w:hAnsi="Courier New" w:cs="Courier New"/>
                <w:color w:val="228B22"/>
                <w:sz w:val="20"/>
                <w:szCs w:val="20"/>
                <w:lang w:val="en-US" w:eastAsia="zh-CN"/>
              </w:rPr>
              <w:t xml:space="preserve">% shallowest measurement of the downward looking ADCP </w:t>
            </w:r>
          </w:p>
          <w:p w14:paraId="5F07BDD3" w14:textId="77777777" w:rsidR="0048329C" w:rsidRPr="0048329C" w:rsidRDefault="0048329C" w:rsidP="003C4F81">
            <w:pPr>
              <w:suppressAutoHyphens w:val="0"/>
              <w:autoSpaceDE w:val="0"/>
              <w:autoSpaceDN w:val="0"/>
              <w:adjustRightInd w:val="0"/>
              <w:rPr>
                <w:rFonts w:ascii="Courier New" w:eastAsiaTheme="minorEastAsia" w:hAnsi="Courier New" w:cs="Courier New"/>
                <w:sz w:val="24"/>
                <w:szCs w:val="24"/>
                <w:lang w:val="en-US" w:eastAsia="zh-CN"/>
              </w:rPr>
            </w:pPr>
            <w:r w:rsidRPr="0048329C">
              <w:rPr>
                <w:rFonts w:ascii="Courier New" w:eastAsiaTheme="minorEastAsia" w:hAnsi="Courier New" w:cs="Courier New"/>
                <w:color w:val="228B22"/>
                <w:sz w:val="20"/>
                <w:szCs w:val="20"/>
                <w:lang w:val="en-US" w:eastAsia="zh-CN"/>
              </w:rPr>
              <w:t xml:space="preserve">% half distance of 1st bin in upward ADCP + </w:t>
            </w:r>
          </w:p>
          <w:p w14:paraId="470A3DD0" w14:textId="77777777" w:rsidR="0048329C" w:rsidRPr="0048329C" w:rsidRDefault="0048329C" w:rsidP="003C4F81">
            <w:pPr>
              <w:suppressAutoHyphens w:val="0"/>
              <w:autoSpaceDE w:val="0"/>
              <w:autoSpaceDN w:val="0"/>
              <w:adjustRightInd w:val="0"/>
              <w:rPr>
                <w:rFonts w:ascii="Courier New" w:eastAsiaTheme="minorEastAsia" w:hAnsi="Courier New" w:cs="Courier New"/>
                <w:sz w:val="24"/>
                <w:szCs w:val="24"/>
                <w:lang w:val="en-US" w:eastAsia="zh-CN"/>
              </w:rPr>
            </w:pPr>
            <w:r w:rsidRPr="0048329C">
              <w:rPr>
                <w:rFonts w:ascii="Courier New" w:eastAsiaTheme="minorEastAsia" w:hAnsi="Courier New" w:cs="Courier New"/>
                <w:color w:val="228B22"/>
                <w:sz w:val="20"/>
                <w:szCs w:val="20"/>
                <w:lang w:val="en-US" w:eastAsia="zh-CN"/>
              </w:rPr>
              <w:t xml:space="preserve">% blank of upward ADCP + </w:t>
            </w:r>
          </w:p>
          <w:p w14:paraId="6EF23F8F" w14:textId="77777777" w:rsidR="0048329C" w:rsidRPr="0048329C" w:rsidRDefault="0048329C" w:rsidP="003C4F81">
            <w:pPr>
              <w:suppressAutoHyphens w:val="0"/>
              <w:autoSpaceDE w:val="0"/>
              <w:autoSpaceDN w:val="0"/>
              <w:adjustRightInd w:val="0"/>
              <w:rPr>
                <w:rFonts w:ascii="Courier New" w:eastAsiaTheme="minorEastAsia" w:hAnsi="Courier New" w:cs="Courier New"/>
                <w:sz w:val="24"/>
                <w:szCs w:val="24"/>
                <w:lang w:val="en-US" w:eastAsia="zh-CN"/>
              </w:rPr>
            </w:pPr>
            <w:r w:rsidRPr="0048329C">
              <w:rPr>
                <w:rFonts w:ascii="Courier New" w:eastAsiaTheme="minorEastAsia" w:hAnsi="Courier New" w:cs="Courier New"/>
                <w:color w:val="228B22"/>
                <w:sz w:val="20"/>
                <w:szCs w:val="20"/>
                <w:lang w:val="en-US" w:eastAsia="zh-CN"/>
              </w:rPr>
              <w:t xml:space="preserve">% distance between instruments + </w:t>
            </w:r>
          </w:p>
          <w:p w14:paraId="5E7D3979" w14:textId="77777777" w:rsidR="0048329C" w:rsidRPr="0048329C" w:rsidRDefault="0048329C" w:rsidP="001044F2">
            <w:pPr>
              <w:suppressAutoHyphens w:val="0"/>
              <w:autoSpaceDE w:val="0"/>
              <w:autoSpaceDN w:val="0"/>
              <w:adjustRightInd w:val="0"/>
              <w:rPr>
                <w:rFonts w:ascii="Courier New" w:eastAsiaTheme="minorEastAsia" w:hAnsi="Courier New" w:cs="Courier New"/>
                <w:sz w:val="24"/>
                <w:szCs w:val="24"/>
                <w:lang w:val="en-US" w:eastAsia="zh-CN"/>
              </w:rPr>
            </w:pPr>
            <w:r w:rsidRPr="0048329C">
              <w:rPr>
                <w:rFonts w:ascii="Courier New" w:eastAsiaTheme="minorEastAsia" w:hAnsi="Courier New" w:cs="Courier New"/>
                <w:color w:val="228B22"/>
                <w:sz w:val="20"/>
                <w:szCs w:val="20"/>
                <w:lang w:val="en-US" w:eastAsia="zh-CN"/>
              </w:rPr>
              <w:t>% blank of downward ADCP +</w:t>
            </w:r>
          </w:p>
          <w:p w14:paraId="0512BFC9" w14:textId="77777777" w:rsidR="0048329C" w:rsidRPr="0048329C" w:rsidRDefault="0048329C">
            <w:pPr>
              <w:suppressAutoHyphens w:val="0"/>
              <w:autoSpaceDE w:val="0"/>
              <w:autoSpaceDN w:val="0"/>
              <w:adjustRightInd w:val="0"/>
              <w:rPr>
                <w:rFonts w:ascii="Courier New" w:eastAsiaTheme="minorEastAsia" w:hAnsi="Courier New" w:cs="Courier New"/>
                <w:sz w:val="24"/>
                <w:szCs w:val="24"/>
                <w:lang w:val="en-US" w:eastAsia="zh-CN"/>
              </w:rPr>
            </w:pPr>
            <w:r w:rsidRPr="0048329C">
              <w:rPr>
                <w:rFonts w:ascii="Courier New" w:eastAsiaTheme="minorEastAsia" w:hAnsi="Courier New" w:cs="Courier New"/>
                <w:color w:val="228B22"/>
                <w:sz w:val="20"/>
                <w:szCs w:val="20"/>
                <w:lang w:val="en-US" w:eastAsia="zh-CN"/>
              </w:rPr>
              <w:t>% half distance of 1st bin in downward ADCP.</w:t>
            </w:r>
          </w:p>
          <w:p w14:paraId="3B5439EB" w14:textId="77777777" w:rsidR="0048329C" w:rsidRPr="0048329C" w:rsidRDefault="0048329C">
            <w:pPr>
              <w:suppressAutoHyphens w:val="0"/>
              <w:autoSpaceDE w:val="0"/>
              <w:autoSpaceDN w:val="0"/>
              <w:adjustRightInd w:val="0"/>
              <w:rPr>
                <w:rFonts w:ascii="Courier New" w:eastAsiaTheme="minorEastAsia" w:hAnsi="Courier New" w:cs="Courier New"/>
                <w:sz w:val="24"/>
                <w:szCs w:val="24"/>
                <w:lang w:val="en-US" w:eastAsia="zh-CN"/>
              </w:rPr>
            </w:pPr>
            <w:r w:rsidRPr="0048329C">
              <w:rPr>
                <w:rFonts w:ascii="Courier New" w:eastAsiaTheme="minorEastAsia" w:hAnsi="Courier New" w:cs="Courier New"/>
                <w:color w:val="000000"/>
                <w:sz w:val="20"/>
                <w:szCs w:val="20"/>
                <w:lang w:val="en-US" w:eastAsia="zh-CN"/>
              </w:rPr>
              <w:t>distance_between_instruments = 3;</w:t>
            </w:r>
          </w:p>
          <w:p w14:paraId="75AA1633" w14:textId="62B3875E" w:rsidR="006D4314" w:rsidRPr="006D4314" w:rsidRDefault="0048329C">
            <w:pPr>
              <w:suppressAutoHyphens w:val="0"/>
              <w:autoSpaceDE w:val="0"/>
              <w:autoSpaceDN w:val="0"/>
              <w:adjustRightInd w:val="0"/>
              <w:rPr>
                <w:rFonts w:ascii="Courier New" w:eastAsiaTheme="minorEastAsia" w:hAnsi="Courier New" w:cs="Courier New"/>
                <w:sz w:val="24"/>
                <w:szCs w:val="24"/>
                <w:lang w:val="en-US" w:eastAsia="zh-CN"/>
              </w:rPr>
            </w:pPr>
            <w:r w:rsidRPr="0048329C">
              <w:rPr>
                <w:rFonts w:ascii="Courier New" w:eastAsiaTheme="minorEastAsia" w:hAnsi="Courier New" w:cs="Courier New"/>
                <w:color w:val="000000"/>
                <w:sz w:val="20"/>
                <w:szCs w:val="20"/>
                <w:lang w:val="en-US" w:eastAsia="zh-CN"/>
              </w:rPr>
              <w:t>distance_between_up_and_down = adcp_up.config.cell/2 + adcp_up.config.blank + distance_between_instruments + adcp_down.config.blank + adcp_down.config.cell/2;</w:t>
            </w:r>
          </w:p>
        </w:tc>
      </w:tr>
    </w:tbl>
    <w:p w14:paraId="709CD15E" w14:textId="77777777" w:rsidR="006D4314" w:rsidRDefault="006D4314" w:rsidP="003C4F81">
      <w:pPr>
        <w:jc w:val="both"/>
        <w:rPr>
          <w:sz w:val="24"/>
          <w:szCs w:val="24"/>
          <w:lang w:val="en-US"/>
        </w:rPr>
      </w:pPr>
    </w:p>
    <w:p w14:paraId="1A56A75B" w14:textId="523827CB" w:rsidR="00483D78" w:rsidRPr="00483D78" w:rsidRDefault="00483D78" w:rsidP="003C4F81">
      <w:pPr>
        <w:pStyle w:val="Titre2"/>
        <w:spacing w:before="0" w:after="0"/>
      </w:pPr>
      <w:bookmarkStart w:id="47" w:name="_Toc482366771"/>
      <w:r>
        <w:t>Traitement</w:t>
      </w:r>
      <w:bookmarkEnd w:id="47"/>
    </w:p>
    <w:p w14:paraId="32B992AD" w14:textId="77777777" w:rsidR="00483D78" w:rsidRDefault="00483D78" w:rsidP="003C4F81">
      <w:pPr>
        <w:jc w:val="both"/>
        <w:rPr>
          <w:sz w:val="24"/>
          <w:szCs w:val="24"/>
          <w:lang w:val="en-US"/>
        </w:rPr>
      </w:pPr>
    </w:p>
    <w:p w14:paraId="307E850D" w14:textId="738A98B4" w:rsidR="00483D78" w:rsidRPr="00C767A7" w:rsidRDefault="00483D78" w:rsidP="003C4F81">
      <w:pPr>
        <w:ind w:firstLine="426"/>
        <w:jc w:val="both"/>
      </w:pPr>
      <w:r w:rsidRPr="00C767A7">
        <w:t>Exécuter le script dans son ensemble.</w:t>
      </w:r>
    </w:p>
    <w:p w14:paraId="00C31566" w14:textId="77777777" w:rsidR="00483D78" w:rsidRPr="00483D78" w:rsidRDefault="00483D78" w:rsidP="003C4F81">
      <w:pPr>
        <w:jc w:val="both"/>
        <w:rPr>
          <w:sz w:val="24"/>
          <w:szCs w:val="24"/>
        </w:rPr>
      </w:pPr>
    </w:p>
    <w:p w14:paraId="5EC88870" w14:textId="589E9446" w:rsidR="0035382E" w:rsidRDefault="00DA0B57" w:rsidP="003C4F81">
      <w:pPr>
        <w:pStyle w:val="Titre2"/>
        <w:spacing w:before="0" w:after="0"/>
      </w:pPr>
      <w:r w:rsidRPr="00483D78">
        <w:rPr>
          <w:sz w:val="24"/>
          <w:szCs w:val="24"/>
        </w:rPr>
        <w:t xml:space="preserve"> </w:t>
      </w:r>
      <w:bookmarkStart w:id="48" w:name="_Toc482366772"/>
      <w:r w:rsidR="0035382E">
        <w:t>Résultats</w:t>
      </w:r>
      <w:bookmarkEnd w:id="48"/>
    </w:p>
    <w:p w14:paraId="1C559234" w14:textId="77777777" w:rsidR="0035382E" w:rsidRDefault="0035382E" w:rsidP="003C4F81"/>
    <w:p w14:paraId="5FE8CBE8" w14:textId="363893FE" w:rsidR="001831A1" w:rsidRPr="00C767A7" w:rsidRDefault="001831A1" w:rsidP="003C4F81">
      <w:pPr>
        <w:suppressAutoHyphens w:val="0"/>
        <w:autoSpaceDE w:val="0"/>
        <w:autoSpaceDN w:val="0"/>
        <w:adjustRightInd w:val="0"/>
        <w:ind w:firstLine="360"/>
        <w:jc w:val="both"/>
      </w:pPr>
      <w:r w:rsidRPr="00C767A7">
        <w:rPr>
          <w:color w:val="000000" w:themeColor="text1"/>
        </w:rPr>
        <w:t>Les données finales sont sauvegardées dans la matrice « </w:t>
      </w:r>
      <w:r w:rsidRPr="00C767A7">
        <w:rPr>
          <w:rFonts w:eastAsiaTheme="minorEastAsia"/>
          <w:color w:val="000000"/>
          <w:lang w:eastAsia="zh-CN"/>
        </w:rPr>
        <w:t>mooring_name</w:t>
      </w:r>
      <w:r w:rsidRPr="00C767A7">
        <w:rPr>
          <w:rFonts w:eastAsiaTheme="minorEastAsia"/>
          <w:color w:val="000000" w:themeColor="text1"/>
          <w:lang w:eastAsia="zh-CN"/>
        </w:rPr>
        <w:t xml:space="preserve"> _U_V_UP_DOWN_int_filt_sub.mat</w:t>
      </w:r>
      <w:r w:rsidRPr="00C767A7">
        <w:rPr>
          <w:color w:val="000000" w:themeColor="text1"/>
        </w:rPr>
        <w:t> » et l</w:t>
      </w:r>
      <w:r w:rsidRPr="00C767A7">
        <w:t>a figure finale est sauvegardée sous le nom « </w:t>
      </w:r>
      <w:r w:rsidRPr="00C767A7">
        <w:rPr>
          <w:rFonts w:eastAsiaTheme="minorEastAsia"/>
          <w:color w:val="000000"/>
          <w:lang w:eastAsia="zh-CN"/>
        </w:rPr>
        <w:t>mooring_name</w:t>
      </w:r>
      <w:r w:rsidRPr="00C767A7">
        <w:rPr>
          <w:rFonts w:eastAsiaTheme="minorEastAsia"/>
          <w:color w:val="000000" w:themeColor="text1"/>
          <w:lang w:eastAsia="zh-CN"/>
        </w:rPr>
        <w:t>_U_V_UP_DOWN_int_filt_sub.pdf</w:t>
      </w:r>
      <w:r w:rsidR="00FD0AC5">
        <w:rPr>
          <w:color w:val="000000" w:themeColor="text1"/>
        </w:rPr>
        <w:t> », (Cf. figure 13</w:t>
      </w:r>
      <w:r w:rsidRPr="00C767A7">
        <w:rPr>
          <w:color w:val="000000" w:themeColor="text1"/>
        </w:rPr>
        <w:t>).</w:t>
      </w:r>
    </w:p>
    <w:p w14:paraId="7BD933DC" w14:textId="77777777" w:rsidR="001831A1" w:rsidRPr="00C767A7" w:rsidRDefault="001831A1" w:rsidP="003C4F81"/>
    <w:p w14:paraId="07215DC7" w14:textId="77777777" w:rsidR="00EA2016" w:rsidRDefault="00DA0B57" w:rsidP="003C4F81">
      <w:pPr>
        <w:keepNext/>
        <w:jc w:val="center"/>
      </w:pPr>
      <w:r>
        <w:rPr>
          <w:noProof/>
          <w:lang w:eastAsia="fr-FR"/>
        </w:rPr>
        <w:drawing>
          <wp:inline distT="0" distB="0" distL="0" distR="0" wp14:anchorId="4F541EBE" wp14:editId="1C5A2C5F">
            <wp:extent cx="3825850" cy="2994145"/>
            <wp:effectExtent l="76200" t="76200" r="137160" b="13017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0417" t="16120" r="9722" b="5759"/>
                    <a:stretch/>
                  </pic:blipFill>
                  <pic:spPr bwMode="auto">
                    <a:xfrm>
                      <a:off x="0" y="0"/>
                      <a:ext cx="3851068" cy="3013881"/>
                    </a:xfrm>
                    <a:prstGeom prst="rect">
                      <a:avLst/>
                    </a:prstGeom>
                    <a:ln w="28575"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14:paraId="41C09B07" w14:textId="4C4516EA" w:rsidR="00CD2019" w:rsidRPr="00D74C02" w:rsidRDefault="00EA2016" w:rsidP="003C4F81">
      <w:pPr>
        <w:pStyle w:val="Lgende"/>
        <w:spacing w:after="0"/>
        <w:jc w:val="center"/>
        <w:rPr>
          <w:color w:val="auto"/>
          <w:sz w:val="24"/>
          <w:szCs w:val="24"/>
        </w:rPr>
      </w:pPr>
      <w:bookmarkStart w:id="49" w:name="_Toc482366930"/>
      <w:r w:rsidRPr="00D74C02">
        <w:rPr>
          <w:color w:val="auto"/>
        </w:rPr>
        <w:t xml:space="preserve">Figure </w:t>
      </w:r>
      <w:r w:rsidR="00DD5BE0" w:rsidRPr="00D74C02">
        <w:rPr>
          <w:color w:val="auto"/>
        </w:rPr>
        <w:fldChar w:fldCharType="begin"/>
      </w:r>
      <w:r w:rsidR="00DD5BE0" w:rsidRPr="00D74C02">
        <w:rPr>
          <w:color w:val="auto"/>
        </w:rPr>
        <w:instrText xml:space="preserve"> SEQ Figure \* ARABIC </w:instrText>
      </w:r>
      <w:r w:rsidR="00DD5BE0" w:rsidRPr="00D74C02">
        <w:rPr>
          <w:color w:val="auto"/>
        </w:rPr>
        <w:fldChar w:fldCharType="separate"/>
      </w:r>
      <w:r w:rsidR="00FD0AC5">
        <w:rPr>
          <w:noProof/>
          <w:color w:val="auto"/>
        </w:rPr>
        <w:t>13</w:t>
      </w:r>
      <w:r w:rsidR="00DD5BE0" w:rsidRPr="00D74C02">
        <w:rPr>
          <w:noProof/>
          <w:color w:val="auto"/>
        </w:rPr>
        <w:fldChar w:fldCharType="end"/>
      </w:r>
      <w:r w:rsidRPr="00D74C02">
        <w:rPr>
          <w:color w:val="auto"/>
        </w:rPr>
        <w:t>:Figure des données</w:t>
      </w:r>
      <w:r w:rsidR="00D74C02">
        <w:rPr>
          <w:color w:val="auto"/>
        </w:rPr>
        <w:t xml:space="preserve"> U et V</w:t>
      </w:r>
      <w:r w:rsidRPr="00D74C02">
        <w:rPr>
          <w:color w:val="auto"/>
        </w:rPr>
        <w:t xml:space="preserve"> interpolées et combinées</w:t>
      </w:r>
      <w:bookmarkEnd w:id="49"/>
    </w:p>
    <w:p w14:paraId="149D2C78" w14:textId="0C4F0F89" w:rsidR="00BA0059" w:rsidRDefault="00BA0059" w:rsidP="003C4F81">
      <w:pPr>
        <w:pStyle w:val="Titre1"/>
        <w:spacing w:before="0" w:after="0"/>
      </w:pPr>
      <w:bookmarkStart w:id="50" w:name="_Toc482366773"/>
      <w:r>
        <w:lastRenderedPageBreak/>
        <w:t>Calcul du backscatter relatif</w:t>
      </w:r>
      <w:r w:rsidR="006A5CD8">
        <w:t xml:space="preserve"> </w:t>
      </w:r>
      <w:r w:rsidR="006A5CD8" w:rsidRPr="000351F4">
        <w:t>(optionnel)</w:t>
      </w:r>
      <w:bookmarkEnd w:id="50"/>
    </w:p>
    <w:p w14:paraId="30ABB4E3" w14:textId="77777777" w:rsidR="00120EAE" w:rsidRPr="00120EAE" w:rsidRDefault="00120EAE" w:rsidP="003C4F81">
      <w:pPr>
        <w:rPr>
          <w:lang w:eastAsia="en-US"/>
        </w:rPr>
      </w:pPr>
    </w:p>
    <w:p w14:paraId="6CBFC1EC" w14:textId="03A815BA" w:rsidR="00B54733" w:rsidRPr="00C767A7" w:rsidRDefault="005C0774" w:rsidP="003C4F81">
      <w:pPr>
        <w:ind w:firstLine="360"/>
        <w:jc w:val="both"/>
      </w:pPr>
      <w:r w:rsidRPr="00C767A7">
        <w:t>Le calcul  de</w:t>
      </w:r>
      <w:r w:rsidR="00B54733" w:rsidRPr="00C767A7">
        <w:t xml:space="preserve"> </w:t>
      </w:r>
      <w:r w:rsidR="009F60C3" w:rsidRPr="00C767A7">
        <w:t>« </w:t>
      </w:r>
      <w:r w:rsidR="00B54733" w:rsidRPr="00C767A7">
        <w:t>target strength</w:t>
      </w:r>
      <w:r w:rsidR="009F60C3" w:rsidRPr="00C767A7">
        <w:t> »</w:t>
      </w:r>
      <w:r w:rsidR="00F237F8" w:rsidRPr="00C767A7">
        <w:t xml:space="preserve"> (</w:t>
      </w:r>
      <w:r w:rsidR="00114B59" w:rsidRPr="00C767A7">
        <w:t>valeur de rétrodiffusion en décibel</w:t>
      </w:r>
      <w:r w:rsidR="00F237F8" w:rsidRPr="00C767A7">
        <w:t>)</w:t>
      </w:r>
      <w:r w:rsidR="00D06668" w:rsidRPr="00C767A7">
        <w:t>,</w:t>
      </w:r>
      <w:r w:rsidRPr="00C767A7">
        <w:t xml:space="preserve"> à partir de l’amplitude d’échos de l’</w:t>
      </w:r>
      <w:r w:rsidR="00B54733" w:rsidRPr="00C767A7">
        <w:t>ADCP</w:t>
      </w:r>
      <w:r w:rsidR="00DF0A85" w:rsidRPr="00C767A7">
        <w:t>,</w:t>
      </w:r>
      <w:r w:rsidR="00B54733" w:rsidRPr="00C767A7">
        <w:t xml:space="preserve"> </w:t>
      </w:r>
      <w:r w:rsidRPr="00C767A7">
        <w:t>est effectué</w:t>
      </w:r>
      <w:r w:rsidR="00B54733" w:rsidRPr="00C767A7">
        <w:t xml:space="preserve"> </w:t>
      </w:r>
      <w:r w:rsidRPr="00C767A7">
        <w:t xml:space="preserve">selon </w:t>
      </w:r>
      <w:r w:rsidRPr="00C767A7">
        <w:fldChar w:fldCharType="begin"/>
      </w:r>
      <w:r w:rsidRPr="00C767A7">
        <w:instrText xml:space="preserve"> ADDIN ZOTERO_ITEM CSL_CITATION {"citationID":"1qrb96bi44","properties":{"formattedCitation":"(Plimpton et al., 2004)","plainCitation":"(Plimpton et al., 2004)"},"citationItems":[{"id":4539,"uris":["http://zotero.org/users/1183707/items/UZRMW536"],"uri":["http://zotero.org/users/1183707/items/UZRMW536"],"itemData":{"id":4539,"type":"book","title":"Processing of subsurface ADCP data in the Equatorial Pacific","collection-title":"NOAA technical memorandum OAR PMEL","collection-number":"2635","volume":"125","abstract":"Near-surface ocean currents are measured with acoustic Doppler current profilers\n(ADCPs) in the equatorial Pacific as part of the Tropical Ocean-Atmosphere/Triangle Trans-\nOcean (TAO/TRITON) Array. Four equatorial sites at 110◦W, 140◦W, 170◦W, and 165◦E are\npresently maintained by the Pacific Marine Environmental Laboratory (PMEL) using upwardlooking\n153.6 kHz narrowband RD Instruments’ ADCPs. The depths of the ADCP velocity data\nare determined to an accuracy of 5 m using historical sound velocity profiles and transducer depths\ncomputed by three independent methods. The measured ADCP velocities are corrected using sound\nvelocities computed at the ADCP transducer from in situ temperatures and salinities. Data contaminated\nby sidelobe interference from sea surface reflections are eliminated and the ADCP velocities\nare mapped by interpolation to standard 5-m depths. ADCP velocities and directions are compared\nwith velocity time series at specific depths collected on nearby surface moorings with EG&amp;G mechanical\ncurrent meters and with Sontek Argonaut-MD current meters. Mean velocity differences in\nthese comparisons are less than 5 cm s−1 and mean direction differences are less than 5◦.","author":[{"family":"Plimpton","given":"P. E."},{"family":"Freitag","given":"H. P."},{"family":"McPhaden","given":"M. J."}],"issued":{"date-parts":[["2004"]]}}}],"schema":"https://github.com/citation-style-language/schema/raw/master/csl-citation.json"} </w:instrText>
      </w:r>
      <w:r w:rsidRPr="00C767A7">
        <w:fldChar w:fldCharType="separate"/>
      </w:r>
      <w:r w:rsidRPr="00C767A7">
        <w:t>(Plimpton et al., 2004)</w:t>
      </w:r>
      <w:r w:rsidRPr="00C767A7">
        <w:fldChar w:fldCharType="end"/>
      </w:r>
      <w:r w:rsidR="00B54733" w:rsidRPr="00C767A7">
        <w:t xml:space="preserve">. </w:t>
      </w:r>
    </w:p>
    <w:p w14:paraId="137F5BC5" w14:textId="644987CA" w:rsidR="00B54733" w:rsidRPr="00C767A7" w:rsidRDefault="005C0774" w:rsidP="003C4F81">
      <w:pPr>
        <w:ind w:firstLine="360"/>
        <w:jc w:val="both"/>
      </w:pPr>
      <w:r w:rsidRPr="00C767A7">
        <w:t>Les profils de salinité et de température (CTD) avant déploiement (ou récupération) sont utilisés comme paramètres de la fonction de calcu</w:t>
      </w:r>
      <w:r w:rsidR="00AA1AD1" w:rsidRPr="00C767A7">
        <w:t>l de « target strength »</w:t>
      </w:r>
      <w:r w:rsidR="00B54733" w:rsidRPr="00C767A7">
        <w:t xml:space="preserve"> (</w:t>
      </w:r>
      <w:r w:rsidR="00B54733" w:rsidRPr="00C767A7">
        <w:rPr>
          <w:color w:val="00B0F0"/>
        </w:rPr>
        <w:t>targetstrength.m</w:t>
      </w:r>
      <w:r w:rsidR="00B54733" w:rsidRPr="00C767A7">
        <w:t>).</w:t>
      </w:r>
    </w:p>
    <w:p w14:paraId="4647386A" w14:textId="77777777" w:rsidR="00120EAE" w:rsidRPr="000C733E" w:rsidRDefault="00120EAE" w:rsidP="003C4F81">
      <w:pPr>
        <w:ind w:firstLine="360"/>
        <w:jc w:val="both"/>
        <w:rPr>
          <w:sz w:val="24"/>
          <w:szCs w:val="24"/>
        </w:rPr>
      </w:pPr>
    </w:p>
    <w:p w14:paraId="795610AA" w14:textId="77777777" w:rsidR="006D03D5" w:rsidRDefault="006D03D5" w:rsidP="003C4F81">
      <w:pPr>
        <w:pStyle w:val="Titre1"/>
        <w:spacing w:before="0" w:after="0"/>
      </w:pPr>
      <w:bookmarkStart w:id="51" w:name="_Toc482366774"/>
      <w:r>
        <w:t>Jeu de données global</w:t>
      </w:r>
      <w:bookmarkEnd w:id="51"/>
    </w:p>
    <w:p w14:paraId="75CA37D3" w14:textId="77777777" w:rsidR="006D03D5" w:rsidRPr="000C733E" w:rsidRDefault="006D03D5" w:rsidP="003C4F81">
      <w:pPr>
        <w:pStyle w:val="Paragraphedeliste"/>
        <w:tabs>
          <w:tab w:val="left" w:pos="2280"/>
        </w:tabs>
        <w:ind w:left="0"/>
        <w:jc w:val="both"/>
        <w:rPr>
          <w:sz w:val="24"/>
          <w:szCs w:val="24"/>
        </w:rPr>
      </w:pPr>
    </w:p>
    <w:p w14:paraId="69CC9369" w14:textId="77777777" w:rsidR="006D03D5" w:rsidRPr="00C767A7" w:rsidRDefault="0074796E" w:rsidP="003C4F81">
      <w:pPr>
        <w:pStyle w:val="Paragraphedeliste"/>
        <w:tabs>
          <w:tab w:val="left" w:pos="2280"/>
        </w:tabs>
        <w:ind w:left="0"/>
        <w:jc w:val="both"/>
      </w:pPr>
      <w:r w:rsidRPr="00C767A7">
        <w:t>La grille régulière est définie</w:t>
      </w:r>
      <w:r w:rsidR="009861BC" w:rsidRPr="00C767A7">
        <w:t xml:space="preserve"> de la surface jusqu’à 350 mètres par pas de 5 mètres.</w:t>
      </w:r>
    </w:p>
    <w:p w14:paraId="6840036D" w14:textId="77777777" w:rsidR="009861BC" w:rsidRPr="000C733E" w:rsidRDefault="009861BC" w:rsidP="003C4F81">
      <w:pPr>
        <w:pStyle w:val="Paragraphedeliste"/>
        <w:tabs>
          <w:tab w:val="left" w:pos="2280"/>
        </w:tabs>
        <w:ind w:left="0"/>
        <w:jc w:val="both"/>
        <w:rPr>
          <w:sz w:val="24"/>
          <w:szCs w:val="24"/>
        </w:rPr>
      </w:pPr>
    </w:p>
    <w:p w14:paraId="7AD05618" w14:textId="77777777" w:rsidR="001A6630" w:rsidRDefault="00497B4B" w:rsidP="003C4F81">
      <w:pPr>
        <w:pStyle w:val="Titre2"/>
        <w:spacing w:before="0" w:after="0"/>
        <w:ind w:left="1843" w:hanging="431"/>
      </w:pPr>
      <w:bookmarkStart w:id="52" w:name="_Toc482366775"/>
      <w:r>
        <w:t>Ajouter un jeu de données à la série temporelle</w:t>
      </w:r>
      <w:bookmarkEnd w:id="52"/>
    </w:p>
    <w:p w14:paraId="01FFC5AD" w14:textId="77777777" w:rsidR="00120EAE" w:rsidRPr="00120EAE" w:rsidRDefault="00120EAE" w:rsidP="003C4F81"/>
    <w:p w14:paraId="030C336C" w14:textId="72B741F6" w:rsidR="00800024" w:rsidRPr="00C767A7" w:rsidRDefault="00800024" w:rsidP="003C4F81">
      <w:pPr>
        <w:tabs>
          <w:tab w:val="left" w:pos="2280"/>
        </w:tabs>
        <w:jc w:val="both"/>
      </w:pPr>
      <w:r w:rsidRPr="00C767A7">
        <w:t>Vous pouvez concaténer des jeux de données, pour cela :</w:t>
      </w:r>
    </w:p>
    <w:p w14:paraId="7B6A5DF2" w14:textId="77777777" w:rsidR="00800024" w:rsidRPr="00C767A7" w:rsidRDefault="00800024" w:rsidP="003C4F81">
      <w:pPr>
        <w:tabs>
          <w:tab w:val="left" w:pos="2280"/>
        </w:tabs>
        <w:jc w:val="both"/>
      </w:pPr>
    </w:p>
    <w:p w14:paraId="2583CD55" w14:textId="6F7129CE" w:rsidR="001A6630" w:rsidRPr="00C767A7" w:rsidRDefault="00497B4B" w:rsidP="003C4F81">
      <w:pPr>
        <w:pStyle w:val="Paragraphedeliste"/>
        <w:numPr>
          <w:ilvl w:val="0"/>
          <w:numId w:val="4"/>
        </w:numPr>
        <w:tabs>
          <w:tab w:val="left" w:pos="2280"/>
        </w:tabs>
        <w:jc w:val="both"/>
      </w:pPr>
      <w:r w:rsidRPr="00C767A7">
        <w:t>O</w:t>
      </w:r>
      <w:r w:rsidR="00800024" w:rsidRPr="00C767A7">
        <w:t>uvrir le script « </w:t>
      </w:r>
      <w:r w:rsidR="00800024" w:rsidRPr="00C767A7">
        <w:rPr>
          <w:color w:val="00B0F0"/>
        </w:rPr>
        <w:t>merge_PIRATA_ADCP.m </w:t>
      </w:r>
      <w:r w:rsidR="00800024" w:rsidRPr="00C767A7">
        <w:t>»</w:t>
      </w:r>
    </w:p>
    <w:p w14:paraId="4F2F0D01" w14:textId="1060099E" w:rsidR="000E0782" w:rsidRDefault="000E0782" w:rsidP="003C4F81">
      <w:pPr>
        <w:pStyle w:val="Paragraphedeliste"/>
        <w:numPr>
          <w:ilvl w:val="0"/>
          <w:numId w:val="4"/>
        </w:numPr>
        <w:tabs>
          <w:tab w:val="left" w:pos="2280"/>
        </w:tabs>
        <w:jc w:val="both"/>
      </w:pPr>
      <w:r w:rsidRPr="00C767A7">
        <w:t>Renseigner le</w:t>
      </w:r>
      <w:r w:rsidR="00D90768">
        <w:t>s chemins vers les</w:t>
      </w:r>
      <w:r w:rsidRPr="00C767A7">
        <w:t xml:space="preserve"> librairies Matlab, vers le répertoire des données d’entrée</w:t>
      </w:r>
      <w:r w:rsidR="00674866">
        <w:t xml:space="preserve"> ainsi que</w:t>
      </w:r>
      <w:r w:rsidRPr="00C767A7">
        <w:t xml:space="preserve"> le nom du mouillage</w:t>
      </w:r>
      <w:r w:rsidR="00674866">
        <w:t xml:space="preserve"> comme dans l’exemple ci-dessous :</w:t>
      </w:r>
    </w:p>
    <w:p w14:paraId="6C9C471C" w14:textId="77777777" w:rsidR="008F03C2" w:rsidRDefault="008F03C2" w:rsidP="008F03C2">
      <w:pPr>
        <w:pStyle w:val="Paragraphedeliste"/>
        <w:tabs>
          <w:tab w:val="left" w:pos="2280"/>
        </w:tabs>
        <w:jc w:val="both"/>
      </w:pPr>
    </w:p>
    <w:tbl>
      <w:tblPr>
        <w:tblStyle w:val="Grilledutableau"/>
        <w:tblW w:w="0" w:type="auto"/>
        <w:tblLook w:val="04A0" w:firstRow="1" w:lastRow="0" w:firstColumn="1" w:lastColumn="0" w:noHBand="0" w:noVBand="1"/>
      </w:tblPr>
      <w:tblGrid>
        <w:gridCol w:w="9062"/>
      </w:tblGrid>
      <w:tr w:rsidR="008F03C2" w:rsidRPr="006B1272" w14:paraId="2EBEE678" w14:textId="77777777" w:rsidTr="00E639FD">
        <w:tc>
          <w:tcPr>
            <w:tcW w:w="9062" w:type="dxa"/>
          </w:tcPr>
          <w:p w14:paraId="1D178B58" w14:textId="77777777" w:rsidR="008F03C2" w:rsidRPr="008F03C2" w:rsidRDefault="008F03C2" w:rsidP="008F03C2">
            <w:pPr>
              <w:suppressAutoHyphens w:val="0"/>
              <w:autoSpaceDE w:val="0"/>
              <w:autoSpaceDN w:val="0"/>
              <w:adjustRightInd w:val="0"/>
              <w:rPr>
                <w:rFonts w:ascii="Courier New" w:eastAsiaTheme="minorEastAsia" w:hAnsi="Courier New" w:cs="Courier New"/>
                <w:sz w:val="24"/>
                <w:szCs w:val="24"/>
                <w:lang w:val="en-US" w:eastAsia="zh-CN"/>
              </w:rPr>
            </w:pPr>
            <w:r w:rsidRPr="008F03C2">
              <w:rPr>
                <w:rFonts w:ascii="Courier New" w:eastAsiaTheme="minorEastAsia" w:hAnsi="Courier New" w:cs="Courier New"/>
                <w:color w:val="228B22"/>
                <w:sz w:val="20"/>
                <w:szCs w:val="20"/>
                <w:lang w:val="en-US" w:eastAsia="zh-CN"/>
              </w:rPr>
              <w:t>% path</w:t>
            </w:r>
          </w:p>
          <w:p w14:paraId="2B495FC0" w14:textId="77777777" w:rsidR="008F03C2" w:rsidRPr="008F03C2" w:rsidRDefault="008F03C2" w:rsidP="008F03C2">
            <w:pPr>
              <w:suppressAutoHyphens w:val="0"/>
              <w:autoSpaceDE w:val="0"/>
              <w:autoSpaceDN w:val="0"/>
              <w:adjustRightInd w:val="0"/>
              <w:rPr>
                <w:rFonts w:ascii="Courier New" w:eastAsiaTheme="minorEastAsia" w:hAnsi="Courier New" w:cs="Courier New"/>
                <w:sz w:val="24"/>
                <w:szCs w:val="24"/>
                <w:lang w:val="en-US" w:eastAsia="zh-CN"/>
              </w:rPr>
            </w:pPr>
            <w:r w:rsidRPr="008F03C2">
              <w:rPr>
                <w:rFonts w:ascii="Courier New" w:eastAsiaTheme="minorEastAsia" w:hAnsi="Courier New" w:cs="Courier New"/>
                <w:color w:val="000000"/>
                <w:sz w:val="20"/>
                <w:szCs w:val="20"/>
                <w:lang w:val="en-US" w:eastAsia="zh-CN"/>
              </w:rPr>
              <w:t>addpath(</w:t>
            </w:r>
            <w:r w:rsidRPr="008F03C2">
              <w:rPr>
                <w:rFonts w:ascii="Courier New" w:eastAsiaTheme="minorEastAsia" w:hAnsi="Courier New" w:cs="Courier New"/>
                <w:color w:val="A020F0"/>
                <w:sz w:val="20"/>
                <w:szCs w:val="20"/>
                <w:lang w:val="en-US" w:eastAsia="zh-CN"/>
              </w:rPr>
              <w:t>'.\moored_adcp_proc'</w:t>
            </w:r>
            <w:r w:rsidRPr="008F03C2">
              <w:rPr>
                <w:rFonts w:ascii="Courier New" w:eastAsiaTheme="minorEastAsia" w:hAnsi="Courier New" w:cs="Courier New"/>
                <w:color w:val="000000"/>
                <w:sz w:val="20"/>
                <w:szCs w:val="20"/>
                <w:lang w:val="en-US" w:eastAsia="zh-CN"/>
              </w:rPr>
              <w:t>);</w:t>
            </w:r>
          </w:p>
          <w:p w14:paraId="38EB05BE" w14:textId="77777777" w:rsidR="008F03C2" w:rsidRPr="008F03C2" w:rsidRDefault="008F03C2" w:rsidP="008F03C2">
            <w:pPr>
              <w:suppressAutoHyphens w:val="0"/>
              <w:autoSpaceDE w:val="0"/>
              <w:autoSpaceDN w:val="0"/>
              <w:adjustRightInd w:val="0"/>
              <w:rPr>
                <w:rFonts w:ascii="Courier New" w:eastAsiaTheme="minorEastAsia" w:hAnsi="Courier New" w:cs="Courier New"/>
                <w:sz w:val="24"/>
                <w:szCs w:val="24"/>
                <w:lang w:val="en-US" w:eastAsia="zh-CN"/>
              </w:rPr>
            </w:pPr>
            <w:r w:rsidRPr="008F03C2">
              <w:rPr>
                <w:rFonts w:ascii="Courier New" w:eastAsiaTheme="minorEastAsia" w:hAnsi="Courier New" w:cs="Courier New"/>
                <w:color w:val="000000"/>
                <w:sz w:val="20"/>
                <w:szCs w:val="20"/>
                <w:lang w:val="en-US" w:eastAsia="zh-CN"/>
              </w:rPr>
              <w:t xml:space="preserve"> </w:t>
            </w:r>
          </w:p>
          <w:p w14:paraId="2B481E52" w14:textId="79221D86" w:rsidR="008F03C2" w:rsidRPr="008F03C2" w:rsidRDefault="008F03C2" w:rsidP="008F03C2">
            <w:pPr>
              <w:suppressAutoHyphens w:val="0"/>
              <w:autoSpaceDE w:val="0"/>
              <w:autoSpaceDN w:val="0"/>
              <w:adjustRightInd w:val="0"/>
              <w:rPr>
                <w:rFonts w:ascii="Courier New" w:eastAsiaTheme="minorEastAsia" w:hAnsi="Courier New" w:cs="Courier New"/>
                <w:sz w:val="24"/>
                <w:szCs w:val="24"/>
                <w:lang w:val="en-US" w:eastAsia="zh-CN"/>
              </w:rPr>
            </w:pPr>
            <w:r w:rsidRPr="008F03C2">
              <w:rPr>
                <w:rFonts w:ascii="Courier New" w:eastAsiaTheme="minorEastAsia" w:hAnsi="Courier New" w:cs="Courier New"/>
                <w:color w:val="000000"/>
                <w:sz w:val="20"/>
                <w:szCs w:val="20"/>
                <w:lang w:val="en-US" w:eastAsia="zh-CN"/>
              </w:rPr>
              <w:t xml:space="preserve">fpath = </w:t>
            </w:r>
            <w:r>
              <w:rPr>
                <w:rFonts w:ascii="Courier New" w:eastAsiaTheme="minorEastAsia" w:hAnsi="Courier New" w:cs="Courier New"/>
                <w:color w:val="A020F0"/>
                <w:sz w:val="20"/>
                <w:szCs w:val="20"/>
                <w:lang w:val="en-US" w:eastAsia="zh-CN"/>
              </w:rPr>
              <w:t>'C:</w:t>
            </w:r>
            <w:r w:rsidRPr="008F03C2">
              <w:rPr>
                <w:rFonts w:ascii="Courier New" w:eastAsiaTheme="minorEastAsia" w:hAnsi="Courier New" w:cs="Courier New"/>
                <w:color w:val="A020F0"/>
                <w:sz w:val="20"/>
                <w:szCs w:val="20"/>
                <w:lang w:val="en-US" w:eastAsia="zh-CN"/>
              </w:rPr>
              <w:t>\PIRATA\ADCP_mooring_data\10W-0N\merge_data\'</w:t>
            </w:r>
            <w:r w:rsidRPr="008F03C2">
              <w:rPr>
                <w:rFonts w:ascii="Courier New" w:eastAsiaTheme="minorEastAsia" w:hAnsi="Courier New" w:cs="Courier New"/>
                <w:color w:val="000000"/>
                <w:sz w:val="20"/>
                <w:szCs w:val="20"/>
                <w:lang w:val="en-US" w:eastAsia="zh-CN"/>
              </w:rPr>
              <w:t>;</w:t>
            </w:r>
          </w:p>
          <w:p w14:paraId="63AAE924" w14:textId="467B427C" w:rsidR="008F03C2" w:rsidRPr="008F03C2" w:rsidRDefault="008F03C2" w:rsidP="00E639FD">
            <w:pPr>
              <w:suppressAutoHyphens w:val="0"/>
              <w:autoSpaceDE w:val="0"/>
              <w:autoSpaceDN w:val="0"/>
              <w:adjustRightInd w:val="0"/>
              <w:rPr>
                <w:rFonts w:ascii="Courier New" w:eastAsiaTheme="minorEastAsia" w:hAnsi="Courier New" w:cs="Courier New"/>
                <w:sz w:val="24"/>
                <w:szCs w:val="24"/>
                <w:lang w:eastAsia="zh-CN"/>
              </w:rPr>
            </w:pPr>
            <w:r>
              <w:rPr>
                <w:rFonts w:ascii="Courier New" w:eastAsiaTheme="minorEastAsia" w:hAnsi="Courier New" w:cs="Courier New"/>
                <w:color w:val="000000"/>
                <w:sz w:val="20"/>
                <w:szCs w:val="20"/>
                <w:lang w:eastAsia="zh-CN"/>
              </w:rPr>
              <w:t>mooring.name=</w:t>
            </w:r>
            <w:r>
              <w:rPr>
                <w:rFonts w:ascii="Courier New" w:eastAsiaTheme="minorEastAsia" w:hAnsi="Courier New" w:cs="Courier New"/>
                <w:color w:val="A020F0"/>
                <w:sz w:val="20"/>
                <w:szCs w:val="20"/>
                <w:lang w:eastAsia="zh-CN"/>
              </w:rPr>
              <w:t>'10W0N'</w:t>
            </w:r>
            <w:r>
              <w:rPr>
                <w:rFonts w:ascii="Courier New" w:eastAsiaTheme="minorEastAsia" w:hAnsi="Courier New" w:cs="Courier New"/>
                <w:color w:val="000000"/>
                <w:sz w:val="20"/>
                <w:szCs w:val="20"/>
                <w:lang w:eastAsia="zh-CN"/>
              </w:rPr>
              <w:t>;</w:t>
            </w:r>
          </w:p>
        </w:tc>
      </w:tr>
    </w:tbl>
    <w:p w14:paraId="56CA9079" w14:textId="77777777" w:rsidR="008F03C2" w:rsidRPr="008F03C2" w:rsidRDefault="008F03C2" w:rsidP="008F03C2">
      <w:pPr>
        <w:tabs>
          <w:tab w:val="left" w:pos="2280"/>
        </w:tabs>
        <w:jc w:val="both"/>
        <w:rPr>
          <w:lang w:val="en-US"/>
        </w:rPr>
      </w:pPr>
    </w:p>
    <w:p w14:paraId="4C68FE09" w14:textId="39153014" w:rsidR="00497B4B" w:rsidRPr="00C767A7" w:rsidRDefault="00497B4B" w:rsidP="003C4F81">
      <w:pPr>
        <w:pStyle w:val="Paragraphedeliste"/>
        <w:numPr>
          <w:ilvl w:val="0"/>
          <w:numId w:val="4"/>
        </w:numPr>
        <w:tabs>
          <w:tab w:val="left" w:pos="2280"/>
        </w:tabs>
        <w:jc w:val="both"/>
      </w:pPr>
      <w:r w:rsidRPr="00C767A7">
        <w:t>Ajouter la lecture du nouveau jeu de données</w:t>
      </w:r>
      <w:r w:rsidR="004E5E3B" w:rsidRPr="00C767A7">
        <w:t>, Cf. l’exemple ci-dessous</w:t>
      </w:r>
    </w:p>
    <w:p w14:paraId="3271FBA5" w14:textId="15EF2D15" w:rsidR="003330C2" w:rsidRPr="00C767A7" w:rsidRDefault="003330C2" w:rsidP="003C4F81">
      <w:pPr>
        <w:tabs>
          <w:tab w:val="left" w:pos="2280"/>
        </w:tabs>
        <w:jc w:val="both"/>
        <w:rPr>
          <w:color w:val="FF0000"/>
        </w:rPr>
      </w:pPr>
      <w:r w:rsidRPr="00C767A7">
        <w:rPr>
          <w:color w:val="FF0000"/>
          <w:u w:val="single"/>
        </w:rPr>
        <w:t>ATTENTION !</w:t>
      </w:r>
      <w:r w:rsidRPr="00C767A7">
        <w:rPr>
          <w:color w:val="FF0000"/>
        </w:rPr>
        <w:t xml:space="preserve"> Si par exemple vous ne voulez concaténer que deux jeux de données, il faut mettre en commentaire </w:t>
      </w:r>
      <w:r w:rsidR="0024776F">
        <w:rPr>
          <w:color w:val="FF0000"/>
        </w:rPr>
        <w:t xml:space="preserve">tous </w:t>
      </w:r>
      <w:r w:rsidRPr="00C767A7">
        <w:rPr>
          <w:color w:val="FF0000"/>
        </w:rPr>
        <w:t>les autres !</w:t>
      </w:r>
    </w:p>
    <w:p w14:paraId="72E67609" w14:textId="77777777" w:rsidR="00497B4B" w:rsidRDefault="00497B4B" w:rsidP="003C4F81">
      <w:pPr>
        <w:tabs>
          <w:tab w:val="left" w:pos="2280"/>
        </w:tabs>
        <w:jc w:val="both"/>
      </w:pPr>
    </w:p>
    <w:tbl>
      <w:tblPr>
        <w:tblStyle w:val="Grilledutableau"/>
        <w:tblW w:w="0" w:type="auto"/>
        <w:tblLook w:val="04A0" w:firstRow="1" w:lastRow="0" w:firstColumn="1" w:lastColumn="0" w:noHBand="0" w:noVBand="1"/>
      </w:tblPr>
      <w:tblGrid>
        <w:gridCol w:w="9062"/>
      </w:tblGrid>
      <w:tr w:rsidR="00497B4B" w:rsidRPr="006B1272" w14:paraId="331B51C3" w14:textId="77777777" w:rsidTr="00497B4B">
        <w:tc>
          <w:tcPr>
            <w:tcW w:w="9062" w:type="dxa"/>
          </w:tcPr>
          <w:p w14:paraId="0E4B1E26" w14:textId="1C13F983" w:rsidR="00497B4B" w:rsidRPr="00497B4B" w:rsidRDefault="00E53792" w:rsidP="003C4F81">
            <w:pPr>
              <w:suppressAutoHyphens w:val="0"/>
              <w:autoSpaceDE w:val="0"/>
              <w:autoSpaceDN w:val="0"/>
              <w:adjustRightInd w:val="0"/>
              <w:rPr>
                <w:rFonts w:ascii="Courier New" w:eastAsiaTheme="minorEastAsia" w:hAnsi="Courier New" w:cs="Courier New"/>
                <w:sz w:val="24"/>
                <w:szCs w:val="24"/>
                <w:lang w:val="en-US" w:eastAsia="zh-CN"/>
              </w:rPr>
            </w:pPr>
            <w:r>
              <w:rPr>
                <w:rFonts w:ascii="Courier New" w:eastAsiaTheme="minorEastAsia" w:hAnsi="Courier New" w:cs="Courier New"/>
                <w:color w:val="228B22"/>
                <w:sz w:val="20"/>
                <w:szCs w:val="20"/>
                <w:lang w:val="en-US" w:eastAsia="zh-CN"/>
              </w:rPr>
              <w:t>% 2015</w:t>
            </w:r>
          </w:p>
          <w:p w14:paraId="72D05A6A" w14:textId="77777777" w:rsidR="00497B4B" w:rsidRPr="00497B4B" w:rsidRDefault="00497B4B" w:rsidP="003C4F81">
            <w:pPr>
              <w:suppressAutoHyphens w:val="0"/>
              <w:autoSpaceDE w:val="0"/>
              <w:autoSpaceDN w:val="0"/>
              <w:adjustRightInd w:val="0"/>
              <w:rPr>
                <w:rFonts w:ascii="Courier New" w:eastAsiaTheme="minorEastAsia" w:hAnsi="Courier New" w:cs="Courier New"/>
                <w:sz w:val="24"/>
                <w:szCs w:val="24"/>
                <w:lang w:val="en-US" w:eastAsia="zh-CN"/>
              </w:rPr>
            </w:pPr>
            <w:r w:rsidRPr="00497B4B">
              <w:rPr>
                <w:rFonts w:ascii="Courier New" w:eastAsiaTheme="minorEastAsia" w:hAnsi="Courier New" w:cs="Courier New"/>
                <w:color w:val="000000"/>
                <w:sz w:val="20"/>
                <w:szCs w:val="20"/>
                <w:lang w:val="en-US" w:eastAsia="zh-CN"/>
              </w:rPr>
              <w:t>load(</w:t>
            </w:r>
            <w:r w:rsidRPr="00497B4B">
              <w:rPr>
                <w:rFonts w:ascii="Courier New" w:eastAsiaTheme="minorEastAsia" w:hAnsi="Courier New" w:cs="Courier New"/>
                <w:color w:val="A020F0"/>
                <w:sz w:val="20"/>
                <w:szCs w:val="20"/>
                <w:lang w:val="en-US" w:eastAsia="zh-CN"/>
              </w:rPr>
              <w:t>'C:\Users\jhabasqu\Desktop\PIRATA\ADCP_mooring_data\23W-0N\2015-2016 - kpo_1140\23W-0N_2627_UP_DOWN_int_filt_sub.mat'</w:t>
            </w:r>
            <w:r w:rsidRPr="00497B4B">
              <w:rPr>
                <w:rFonts w:ascii="Courier New" w:eastAsiaTheme="minorEastAsia" w:hAnsi="Courier New" w:cs="Courier New"/>
                <w:color w:val="000000"/>
                <w:sz w:val="20"/>
                <w:szCs w:val="20"/>
                <w:lang w:val="en-US" w:eastAsia="zh-CN"/>
              </w:rPr>
              <w:t>);</w:t>
            </w:r>
          </w:p>
          <w:p w14:paraId="3E2980B4" w14:textId="77777777" w:rsidR="00497B4B" w:rsidRPr="00497B4B" w:rsidRDefault="00497B4B" w:rsidP="003C4F81">
            <w:pPr>
              <w:suppressAutoHyphens w:val="0"/>
              <w:autoSpaceDE w:val="0"/>
              <w:autoSpaceDN w:val="0"/>
              <w:adjustRightInd w:val="0"/>
              <w:rPr>
                <w:rFonts w:ascii="Courier New" w:eastAsiaTheme="minorEastAsia" w:hAnsi="Courier New" w:cs="Courier New"/>
                <w:sz w:val="24"/>
                <w:szCs w:val="24"/>
                <w:lang w:val="en-US" w:eastAsia="zh-CN"/>
              </w:rPr>
            </w:pPr>
            <w:r w:rsidRPr="00497B4B">
              <w:rPr>
                <w:rFonts w:ascii="Courier New" w:eastAsiaTheme="minorEastAsia" w:hAnsi="Courier New" w:cs="Courier New"/>
                <w:color w:val="000000"/>
                <w:sz w:val="20"/>
                <w:szCs w:val="20"/>
                <w:lang w:val="en-US" w:eastAsia="zh-CN"/>
              </w:rPr>
              <w:t>adcp_2015_time = data.inttim;</w:t>
            </w:r>
          </w:p>
          <w:p w14:paraId="593B5E51" w14:textId="77777777" w:rsidR="00497B4B" w:rsidRPr="00497B4B" w:rsidRDefault="00497B4B" w:rsidP="003C4F81">
            <w:pPr>
              <w:suppressAutoHyphens w:val="0"/>
              <w:autoSpaceDE w:val="0"/>
              <w:autoSpaceDN w:val="0"/>
              <w:adjustRightInd w:val="0"/>
              <w:rPr>
                <w:rFonts w:ascii="Courier New" w:eastAsiaTheme="minorEastAsia" w:hAnsi="Courier New" w:cs="Courier New"/>
                <w:sz w:val="24"/>
                <w:szCs w:val="24"/>
                <w:lang w:val="en-US" w:eastAsia="zh-CN"/>
              </w:rPr>
            </w:pPr>
            <w:r w:rsidRPr="00497B4B">
              <w:rPr>
                <w:rFonts w:ascii="Courier New" w:eastAsiaTheme="minorEastAsia" w:hAnsi="Courier New" w:cs="Courier New"/>
                <w:color w:val="000000"/>
                <w:sz w:val="20"/>
                <w:szCs w:val="20"/>
                <w:lang w:val="en-US" w:eastAsia="zh-CN"/>
              </w:rPr>
              <w:t>adcp_2015_u = data.u_final;</w:t>
            </w:r>
          </w:p>
          <w:p w14:paraId="559E3CF7" w14:textId="77777777" w:rsidR="00497B4B" w:rsidRPr="00497B4B" w:rsidRDefault="00497B4B" w:rsidP="003C4F81">
            <w:pPr>
              <w:suppressAutoHyphens w:val="0"/>
              <w:autoSpaceDE w:val="0"/>
              <w:autoSpaceDN w:val="0"/>
              <w:adjustRightInd w:val="0"/>
              <w:rPr>
                <w:rFonts w:ascii="Courier New" w:eastAsiaTheme="minorEastAsia" w:hAnsi="Courier New" w:cs="Courier New"/>
                <w:sz w:val="24"/>
                <w:szCs w:val="24"/>
                <w:lang w:val="en-US" w:eastAsia="zh-CN"/>
              </w:rPr>
            </w:pPr>
            <w:r w:rsidRPr="00497B4B">
              <w:rPr>
                <w:rFonts w:ascii="Courier New" w:eastAsiaTheme="minorEastAsia" w:hAnsi="Courier New" w:cs="Courier New"/>
                <w:color w:val="000000"/>
                <w:sz w:val="20"/>
                <w:szCs w:val="20"/>
                <w:lang w:val="en-US" w:eastAsia="zh-CN"/>
              </w:rPr>
              <w:t>adcp_2015_v = data.v_final;</w:t>
            </w:r>
          </w:p>
          <w:p w14:paraId="3295AD04" w14:textId="1B0AED9A" w:rsidR="00372248" w:rsidRPr="002821FB" w:rsidRDefault="00497B4B" w:rsidP="003C4F81">
            <w:pPr>
              <w:suppressAutoHyphens w:val="0"/>
              <w:autoSpaceDE w:val="0"/>
              <w:autoSpaceDN w:val="0"/>
              <w:adjustRightInd w:val="0"/>
              <w:rPr>
                <w:rFonts w:ascii="Courier New" w:eastAsiaTheme="minorEastAsia" w:hAnsi="Courier New" w:cs="Courier New"/>
                <w:color w:val="000000"/>
                <w:sz w:val="20"/>
                <w:szCs w:val="20"/>
                <w:lang w:val="en-US" w:eastAsia="zh-CN"/>
              </w:rPr>
            </w:pPr>
            <w:r w:rsidRPr="0004794D">
              <w:rPr>
                <w:rFonts w:ascii="Courier New" w:eastAsiaTheme="minorEastAsia" w:hAnsi="Courier New" w:cs="Courier New"/>
                <w:color w:val="000000"/>
                <w:sz w:val="20"/>
                <w:szCs w:val="20"/>
                <w:lang w:val="en-US" w:eastAsia="zh-CN"/>
              </w:rPr>
              <w:t xml:space="preserve">adcp_2015_z = data.z_final; </w:t>
            </w:r>
          </w:p>
        </w:tc>
      </w:tr>
    </w:tbl>
    <w:p w14:paraId="3A1C817A" w14:textId="77777777" w:rsidR="00497B4B" w:rsidRPr="0004794D" w:rsidRDefault="00497B4B" w:rsidP="003C4F81">
      <w:pPr>
        <w:tabs>
          <w:tab w:val="left" w:pos="2280"/>
        </w:tabs>
        <w:jc w:val="both"/>
        <w:rPr>
          <w:lang w:val="en-US"/>
        </w:rPr>
      </w:pPr>
    </w:p>
    <w:p w14:paraId="72A004C7" w14:textId="0E8054FA" w:rsidR="00392293" w:rsidRPr="006B1272" w:rsidRDefault="00392293" w:rsidP="003C4F81">
      <w:pPr>
        <w:pStyle w:val="Paragraphedeliste"/>
        <w:numPr>
          <w:ilvl w:val="0"/>
          <w:numId w:val="4"/>
        </w:numPr>
        <w:tabs>
          <w:tab w:val="left" w:pos="2280"/>
        </w:tabs>
        <w:jc w:val="both"/>
      </w:pPr>
      <w:r w:rsidRPr="006B1272">
        <w:t xml:space="preserve">Ajouter </w:t>
      </w:r>
      <w:r w:rsidR="006D03D5" w:rsidRPr="006B1272">
        <w:t>l’interpolation du nouveau jeu de données sur la grille verticale régulière</w:t>
      </w:r>
      <w:r w:rsidR="004E5E3B" w:rsidRPr="006B1272">
        <w:t>, Cf. l’exemple ci-dessous</w:t>
      </w:r>
    </w:p>
    <w:p w14:paraId="7FE42FDD" w14:textId="77777777" w:rsidR="001A6630" w:rsidRDefault="001A6630" w:rsidP="003C4F81">
      <w:pPr>
        <w:pStyle w:val="Paragraphedeliste"/>
        <w:tabs>
          <w:tab w:val="left" w:pos="2280"/>
        </w:tabs>
        <w:ind w:left="0"/>
        <w:jc w:val="both"/>
      </w:pPr>
    </w:p>
    <w:tbl>
      <w:tblPr>
        <w:tblStyle w:val="Grilledutableau"/>
        <w:tblW w:w="0" w:type="auto"/>
        <w:tblLook w:val="04A0" w:firstRow="1" w:lastRow="0" w:firstColumn="1" w:lastColumn="0" w:noHBand="0" w:noVBand="1"/>
      </w:tblPr>
      <w:tblGrid>
        <w:gridCol w:w="9062"/>
      </w:tblGrid>
      <w:tr w:rsidR="006D03D5" w14:paraId="6CA79430" w14:textId="77777777" w:rsidTr="006D03D5">
        <w:tc>
          <w:tcPr>
            <w:tcW w:w="9062" w:type="dxa"/>
          </w:tcPr>
          <w:p w14:paraId="700D2EF0" w14:textId="77777777" w:rsidR="006D03D5" w:rsidRPr="006D03D5" w:rsidRDefault="006D03D5" w:rsidP="003C4F81">
            <w:pPr>
              <w:suppressAutoHyphens w:val="0"/>
              <w:autoSpaceDE w:val="0"/>
              <w:autoSpaceDN w:val="0"/>
              <w:adjustRightInd w:val="0"/>
              <w:rPr>
                <w:rFonts w:ascii="Courier New" w:eastAsiaTheme="minorEastAsia" w:hAnsi="Courier New" w:cs="Courier New"/>
                <w:sz w:val="24"/>
                <w:szCs w:val="24"/>
                <w:lang w:val="en-US" w:eastAsia="zh-CN"/>
              </w:rPr>
            </w:pPr>
            <w:r w:rsidRPr="006D03D5">
              <w:rPr>
                <w:rFonts w:ascii="Courier New" w:eastAsiaTheme="minorEastAsia" w:hAnsi="Courier New" w:cs="Courier New"/>
                <w:color w:val="228B22"/>
                <w:sz w:val="20"/>
                <w:szCs w:val="20"/>
                <w:lang w:val="en-US" w:eastAsia="zh-CN"/>
              </w:rPr>
              <w:t>%interpolation for each timestep for 2015 data</w:t>
            </w:r>
          </w:p>
          <w:p w14:paraId="44CE9E8E" w14:textId="77777777" w:rsidR="006D03D5" w:rsidRPr="006D03D5" w:rsidRDefault="006D03D5" w:rsidP="003C4F81">
            <w:pPr>
              <w:suppressAutoHyphens w:val="0"/>
              <w:autoSpaceDE w:val="0"/>
              <w:autoSpaceDN w:val="0"/>
              <w:adjustRightInd w:val="0"/>
              <w:rPr>
                <w:rFonts w:ascii="Courier New" w:eastAsiaTheme="minorEastAsia" w:hAnsi="Courier New" w:cs="Courier New"/>
                <w:sz w:val="24"/>
                <w:szCs w:val="24"/>
                <w:lang w:val="en-US" w:eastAsia="zh-CN"/>
              </w:rPr>
            </w:pPr>
            <w:r w:rsidRPr="006D03D5">
              <w:rPr>
                <w:rFonts w:ascii="Courier New" w:eastAsiaTheme="minorEastAsia" w:hAnsi="Courier New" w:cs="Courier New"/>
                <w:color w:val="000000"/>
                <w:sz w:val="20"/>
                <w:szCs w:val="20"/>
                <w:lang w:val="en-US" w:eastAsia="zh-CN"/>
              </w:rPr>
              <w:t>u_interp_2015 = NaN(length(Z),length(adcp_2015_time));</w:t>
            </w:r>
          </w:p>
          <w:p w14:paraId="45A580AE" w14:textId="77777777" w:rsidR="006D03D5" w:rsidRPr="006D03D5" w:rsidRDefault="006D03D5" w:rsidP="003C4F81">
            <w:pPr>
              <w:suppressAutoHyphens w:val="0"/>
              <w:autoSpaceDE w:val="0"/>
              <w:autoSpaceDN w:val="0"/>
              <w:adjustRightInd w:val="0"/>
              <w:rPr>
                <w:rFonts w:ascii="Courier New" w:eastAsiaTheme="minorEastAsia" w:hAnsi="Courier New" w:cs="Courier New"/>
                <w:sz w:val="24"/>
                <w:szCs w:val="24"/>
                <w:lang w:val="en-US" w:eastAsia="zh-CN"/>
              </w:rPr>
            </w:pPr>
            <w:r w:rsidRPr="006D03D5">
              <w:rPr>
                <w:rFonts w:ascii="Courier New" w:eastAsiaTheme="minorEastAsia" w:hAnsi="Courier New" w:cs="Courier New"/>
                <w:color w:val="000000"/>
                <w:sz w:val="20"/>
                <w:szCs w:val="20"/>
                <w:lang w:val="en-US" w:eastAsia="zh-CN"/>
              </w:rPr>
              <w:t>v_interp_2015 = NaN(length(Z),length(adcp_2015_time));</w:t>
            </w:r>
          </w:p>
          <w:p w14:paraId="79467DE8" w14:textId="77777777" w:rsidR="006D03D5" w:rsidRPr="006D03D5" w:rsidRDefault="006D03D5" w:rsidP="003C4F81">
            <w:pPr>
              <w:suppressAutoHyphens w:val="0"/>
              <w:autoSpaceDE w:val="0"/>
              <w:autoSpaceDN w:val="0"/>
              <w:adjustRightInd w:val="0"/>
              <w:rPr>
                <w:rFonts w:ascii="Courier New" w:eastAsiaTheme="minorEastAsia" w:hAnsi="Courier New" w:cs="Courier New"/>
                <w:sz w:val="24"/>
                <w:szCs w:val="24"/>
                <w:lang w:val="en-US" w:eastAsia="zh-CN"/>
              </w:rPr>
            </w:pPr>
            <w:r w:rsidRPr="006D03D5">
              <w:rPr>
                <w:rFonts w:ascii="Courier New" w:eastAsiaTheme="minorEastAsia" w:hAnsi="Courier New" w:cs="Courier New"/>
                <w:color w:val="0000FF"/>
                <w:sz w:val="20"/>
                <w:szCs w:val="20"/>
                <w:lang w:val="en-US" w:eastAsia="zh-CN"/>
              </w:rPr>
              <w:t>for</w:t>
            </w:r>
            <w:r w:rsidRPr="006D03D5">
              <w:rPr>
                <w:rFonts w:ascii="Courier New" w:eastAsiaTheme="minorEastAsia" w:hAnsi="Courier New" w:cs="Courier New"/>
                <w:color w:val="000000"/>
                <w:sz w:val="20"/>
                <w:szCs w:val="20"/>
                <w:lang w:val="en-US" w:eastAsia="zh-CN"/>
              </w:rPr>
              <w:t xml:space="preserve"> i=1:length(adcp_2015_time)</w:t>
            </w:r>
          </w:p>
          <w:p w14:paraId="2059204C" w14:textId="77777777" w:rsidR="006D03D5" w:rsidRPr="006D03D5" w:rsidRDefault="006D03D5" w:rsidP="003C4F81">
            <w:pPr>
              <w:suppressAutoHyphens w:val="0"/>
              <w:autoSpaceDE w:val="0"/>
              <w:autoSpaceDN w:val="0"/>
              <w:adjustRightInd w:val="0"/>
              <w:rPr>
                <w:rFonts w:ascii="Courier New" w:eastAsiaTheme="minorEastAsia" w:hAnsi="Courier New" w:cs="Courier New"/>
                <w:sz w:val="24"/>
                <w:szCs w:val="24"/>
                <w:lang w:val="en-US" w:eastAsia="zh-CN"/>
              </w:rPr>
            </w:pPr>
            <w:r w:rsidRPr="006D03D5">
              <w:rPr>
                <w:rFonts w:ascii="Courier New" w:eastAsiaTheme="minorEastAsia" w:hAnsi="Courier New" w:cs="Courier New"/>
                <w:color w:val="000000"/>
                <w:sz w:val="20"/>
                <w:szCs w:val="20"/>
                <w:lang w:val="en-US" w:eastAsia="zh-CN"/>
              </w:rPr>
              <w:t xml:space="preserve">    ind_ok = find(~isnan(adcp_2015_u(:,i)));</w:t>
            </w:r>
          </w:p>
          <w:p w14:paraId="1638D68F" w14:textId="77777777" w:rsidR="006D03D5" w:rsidRPr="006D03D5" w:rsidRDefault="006D03D5" w:rsidP="003C4F81">
            <w:pPr>
              <w:suppressAutoHyphens w:val="0"/>
              <w:autoSpaceDE w:val="0"/>
              <w:autoSpaceDN w:val="0"/>
              <w:adjustRightInd w:val="0"/>
              <w:rPr>
                <w:rFonts w:ascii="Courier New" w:eastAsiaTheme="minorEastAsia" w:hAnsi="Courier New" w:cs="Courier New"/>
                <w:sz w:val="24"/>
                <w:szCs w:val="24"/>
                <w:lang w:val="en-US" w:eastAsia="zh-CN"/>
              </w:rPr>
            </w:pPr>
            <w:r w:rsidRPr="006D03D5">
              <w:rPr>
                <w:rFonts w:ascii="Courier New" w:eastAsiaTheme="minorEastAsia" w:hAnsi="Courier New" w:cs="Courier New"/>
                <w:color w:val="000000"/>
                <w:sz w:val="20"/>
                <w:szCs w:val="20"/>
                <w:lang w:val="en-US" w:eastAsia="zh-CN"/>
              </w:rPr>
              <w:t xml:space="preserve">    u_interp_2015(:,i) = interp1(adcp_2015_z(ind_ok),adcp_2015_u(ind_ok,i),Z);</w:t>
            </w:r>
          </w:p>
          <w:p w14:paraId="1D8BE259" w14:textId="77777777" w:rsidR="006D03D5" w:rsidRPr="006D03D5" w:rsidRDefault="006D03D5" w:rsidP="003C4F81">
            <w:pPr>
              <w:suppressAutoHyphens w:val="0"/>
              <w:autoSpaceDE w:val="0"/>
              <w:autoSpaceDN w:val="0"/>
              <w:adjustRightInd w:val="0"/>
              <w:rPr>
                <w:rFonts w:ascii="Courier New" w:eastAsiaTheme="minorEastAsia" w:hAnsi="Courier New" w:cs="Courier New"/>
                <w:sz w:val="24"/>
                <w:szCs w:val="24"/>
                <w:lang w:val="en-US" w:eastAsia="zh-CN"/>
              </w:rPr>
            </w:pPr>
            <w:r w:rsidRPr="006D03D5">
              <w:rPr>
                <w:rFonts w:ascii="Courier New" w:eastAsiaTheme="minorEastAsia" w:hAnsi="Courier New" w:cs="Courier New"/>
                <w:color w:val="000000"/>
                <w:sz w:val="20"/>
                <w:szCs w:val="20"/>
                <w:lang w:val="en-US" w:eastAsia="zh-CN"/>
              </w:rPr>
              <w:lastRenderedPageBreak/>
              <w:t xml:space="preserve">    v_interp_2015(:,i) = interp1(adcp_2015_z(ind_ok),adcp_2015_v(ind_ok,i),Z);</w:t>
            </w:r>
          </w:p>
          <w:p w14:paraId="1A77453A" w14:textId="77777777" w:rsidR="006D03D5" w:rsidRPr="006D03D5" w:rsidRDefault="006D03D5" w:rsidP="003C4F81">
            <w:pPr>
              <w:suppressAutoHyphens w:val="0"/>
              <w:autoSpaceDE w:val="0"/>
              <w:autoSpaceDN w:val="0"/>
              <w:adjustRightInd w:val="0"/>
              <w:rPr>
                <w:rFonts w:ascii="Courier New" w:eastAsiaTheme="minorEastAsia" w:hAnsi="Courier New" w:cs="Courier New"/>
                <w:sz w:val="24"/>
                <w:szCs w:val="24"/>
                <w:lang w:eastAsia="zh-CN"/>
              </w:rPr>
            </w:pPr>
            <w:r>
              <w:rPr>
                <w:rFonts w:ascii="Courier New" w:eastAsiaTheme="minorEastAsia" w:hAnsi="Courier New" w:cs="Courier New"/>
                <w:color w:val="0000FF"/>
                <w:sz w:val="20"/>
                <w:szCs w:val="20"/>
                <w:lang w:eastAsia="zh-CN"/>
              </w:rPr>
              <w:t>end</w:t>
            </w:r>
          </w:p>
        </w:tc>
      </w:tr>
    </w:tbl>
    <w:p w14:paraId="73ECF8A2" w14:textId="77777777" w:rsidR="006D03D5" w:rsidRDefault="006D03D5" w:rsidP="003C4F81">
      <w:pPr>
        <w:pStyle w:val="Paragraphedeliste"/>
        <w:tabs>
          <w:tab w:val="left" w:pos="2280"/>
        </w:tabs>
        <w:ind w:left="0"/>
        <w:jc w:val="both"/>
      </w:pPr>
    </w:p>
    <w:p w14:paraId="650B6126" w14:textId="6C48BBC8" w:rsidR="008837C8" w:rsidRPr="006B1272" w:rsidRDefault="008837C8" w:rsidP="003C4F81">
      <w:pPr>
        <w:pStyle w:val="Paragraphedeliste"/>
        <w:numPr>
          <w:ilvl w:val="0"/>
          <w:numId w:val="4"/>
        </w:numPr>
        <w:tabs>
          <w:tab w:val="left" w:pos="2280"/>
        </w:tabs>
        <w:jc w:val="both"/>
      </w:pPr>
      <w:r w:rsidRPr="006B1272">
        <w:t>Ajout</w:t>
      </w:r>
      <w:r w:rsidR="00C731A3" w:rsidRPr="006B1272">
        <w:t>er</w:t>
      </w:r>
      <w:r w:rsidRPr="006B1272">
        <w:t xml:space="preserve"> </w:t>
      </w:r>
      <w:r w:rsidR="00C731A3" w:rsidRPr="006B1272">
        <w:t>l</w:t>
      </w:r>
      <w:r w:rsidRPr="006B1272">
        <w:t>es champs u, v interpolés et time au jeu de données global</w:t>
      </w:r>
      <w:r w:rsidR="004E5E3B" w:rsidRPr="006B1272">
        <w:t>, Cf. l’exemple ci-dessous</w:t>
      </w:r>
    </w:p>
    <w:p w14:paraId="0BA22E81" w14:textId="67DEBDF6" w:rsidR="003725FC" w:rsidRPr="006B1272" w:rsidRDefault="003725FC" w:rsidP="003C4F81">
      <w:pPr>
        <w:pStyle w:val="Paragraphedeliste"/>
        <w:numPr>
          <w:ilvl w:val="0"/>
          <w:numId w:val="4"/>
        </w:numPr>
        <w:tabs>
          <w:tab w:val="left" w:pos="2280"/>
        </w:tabs>
        <w:jc w:val="both"/>
      </w:pPr>
      <w:r w:rsidRPr="006B1272">
        <w:t>Puis exécuter le programme</w:t>
      </w:r>
    </w:p>
    <w:p w14:paraId="009AEA37" w14:textId="77777777" w:rsidR="001A6630" w:rsidRDefault="001A6630" w:rsidP="003C4F81">
      <w:pPr>
        <w:pStyle w:val="Paragraphedeliste"/>
        <w:tabs>
          <w:tab w:val="left" w:pos="2280"/>
        </w:tabs>
        <w:ind w:left="0"/>
        <w:jc w:val="both"/>
      </w:pPr>
    </w:p>
    <w:tbl>
      <w:tblPr>
        <w:tblStyle w:val="Grilledutableau"/>
        <w:tblW w:w="0" w:type="auto"/>
        <w:tblLook w:val="04A0" w:firstRow="1" w:lastRow="0" w:firstColumn="1" w:lastColumn="0" w:noHBand="0" w:noVBand="1"/>
      </w:tblPr>
      <w:tblGrid>
        <w:gridCol w:w="9062"/>
      </w:tblGrid>
      <w:tr w:rsidR="008837C8" w:rsidRPr="005321D7" w14:paraId="783420FC" w14:textId="77777777" w:rsidTr="008837C8">
        <w:tc>
          <w:tcPr>
            <w:tcW w:w="9062" w:type="dxa"/>
          </w:tcPr>
          <w:p w14:paraId="5217F9AD" w14:textId="77777777" w:rsidR="008837C8" w:rsidRPr="008837C8" w:rsidRDefault="008837C8" w:rsidP="003C4F81">
            <w:pPr>
              <w:suppressAutoHyphens w:val="0"/>
              <w:autoSpaceDE w:val="0"/>
              <w:autoSpaceDN w:val="0"/>
              <w:adjustRightInd w:val="0"/>
              <w:rPr>
                <w:rFonts w:ascii="Courier New" w:eastAsiaTheme="minorEastAsia" w:hAnsi="Courier New" w:cs="Courier New"/>
                <w:sz w:val="24"/>
                <w:szCs w:val="24"/>
                <w:lang w:val="en-US" w:eastAsia="zh-CN"/>
              </w:rPr>
            </w:pPr>
            <w:r w:rsidRPr="008837C8">
              <w:rPr>
                <w:rFonts w:ascii="Courier New" w:eastAsiaTheme="minorEastAsia" w:hAnsi="Courier New" w:cs="Courier New"/>
                <w:color w:val="228B22"/>
                <w:sz w:val="20"/>
                <w:szCs w:val="20"/>
                <w:lang w:val="en-US" w:eastAsia="zh-CN"/>
              </w:rPr>
              <w:t>%% combine all data</w:t>
            </w:r>
          </w:p>
          <w:p w14:paraId="7CD23671" w14:textId="77777777" w:rsidR="008837C8" w:rsidRPr="008837C8" w:rsidRDefault="008837C8" w:rsidP="003C4F81">
            <w:pPr>
              <w:suppressAutoHyphens w:val="0"/>
              <w:autoSpaceDE w:val="0"/>
              <w:autoSpaceDN w:val="0"/>
              <w:adjustRightInd w:val="0"/>
              <w:rPr>
                <w:rFonts w:ascii="Courier New" w:eastAsiaTheme="minorEastAsia" w:hAnsi="Courier New" w:cs="Courier New"/>
                <w:sz w:val="24"/>
                <w:szCs w:val="24"/>
                <w:lang w:val="en-US" w:eastAsia="zh-CN"/>
              </w:rPr>
            </w:pPr>
            <w:r w:rsidRPr="008837C8">
              <w:rPr>
                <w:rFonts w:ascii="Courier New" w:eastAsiaTheme="minorEastAsia" w:hAnsi="Courier New" w:cs="Courier New"/>
                <w:color w:val="000000"/>
                <w:sz w:val="20"/>
                <w:szCs w:val="20"/>
                <w:lang w:val="en-US" w:eastAsia="zh-CN"/>
              </w:rPr>
              <w:t>all_time = [adcp_2002_time adcp_2006_time adcp_2008_time adcp_2010_time adcp_2011_time adcp_2012_time adcp_2014_time adcp_2015_time];</w:t>
            </w:r>
          </w:p>
          <w:p w14:paraId="277F7521" w14:textId="77777777" w:rsidR="008837C8" w:rsidRPr="008837C8" w:rsidRDefault="008837C8" w:rsidP="003C4F81">
            <w:pPr>
              <w:suppressAutoHyphens w:val="0"/>
              <w:autoSpaceDE w:val="0"/>
              <w:autoSpaceDN w:val="0"/>
              <w:adjustRightInd w:val="0"/>
              <w:rPr>
                <w:rFonts w:ascii="Courier New" w:eastAsiaTheme="minorEastAsia" w:hAnsi="Courier New" w:cs="Courier New"/>
                <w:sz w:val="24"/>
                <w:szCs w:val="24"/>
                <w:lang w:val="es-ES" w:eastAsia="zh-CN"/>
              </w:rPr>
            </w:pPr>
            <w:r w:rsidRPr="008837C8">
              <w:rPr>
                <w:rFonts w:ascii="Courier New" w:eastAsiaTheme="minorEastAsia" w:hAnsi="Courier New" w:cs="Courier New"/>
                <w:color w:val="000000"/>
                <w:sz w:val="20"/>
                <w:szCs w:val="20"/>
                <w:lang w:val="es-ES" w:eastAsia="zh-CN"/>
              </w:rPr>
              <w:t>all_u_interp = [u_interp_2002 u_interp_2006 u_interp_2008 u_interp_2010 u_interp_2011 u_interp_2012 u_interp_2014 u_interp_2015];</w:t>
            </w:r>
          </w:p>
          <w:p w14:paraId="5FBD3200" w14:textId="77777777" w:rsidR="008837C8" w:rsidRPr="008837C8" w:rsidRDefault="008837C8" w:rsidP="003C4F81">
            <w:pPr>
              <w:suppressAutoHyphens w:val="0"/>
              <w:autoSpaceDE w:val="0"/>
              <w:autoSpaceDN w:val="0"/>
              <w:adjustRightInd w:val="0"/>
              <w:rPr>
                <w:rFonts w:ascii="Courier New" w:eastAsiaTheme="minorEastAsia" w:hAnsi="Courier New" w:cs="Courier New"/>
                <w:sz w:val="24"/>
                <w:szCs w:val="24"/>
                <w:lang w:val="en-US" w:eastAsia="zh-CN"/>
              </w:rPr>
            </w:pPr>
            <w:r w:rsidRPr="008837C8">
              <w:rPr>
                <w:rFonts w:ascii="Courier New" w:eastAsiaTheme="minorEastAsia" w:hAnsi="Courier New" w:cs="Courier New"/>
                <w:color w:val="000000"/>
                <w:sz w:val="20"/>
                <w:szCs w:val="20"/>
                <w:lang w:val="en-US" w:eastAsia="zh-CN"/>
              </w:rPr>
              <w:t>all_v_interp = [v_interp_2002 v_interp_2006 v_interp_2008 v_interp_2010 v_interp_2011 v_interp_2012 v_interp_2014 v_interp_2015];</w:t>
            </w:r>
          </w:p>
        </w:tc>
      </w:tr>
    </w:tbl>
    <w:p w14:paraId="02E24E79" w14:textId="77777777" w:rsidR="008837C8" w:rsidRDefault="008837C8" w:rsidP="003C4F81">
      <w:pPr>
        <w:pStyle w:val="Paragraphedeliste"/>
        <w:tabs>
          <w:tab w:val="left" w:pos="2280"/>
        </w:tabs>
        <w:ind w:left="0"/>
        <w:jc w:val="both"/>
        <w:rPr>
          <w:lang w:val="en-US"/>
        </w:rPr>
      </w:pPr>
    </w:p>
    <w:p w14:paraId="5215CF20" w14:textId="777FDACE" w:rsidR="0014707B" w:rsidRDefault="0014707B" w:rsidP="003C4F81">
      <w:pPr>
        <w:pStyle w:val="Titre2"/>
        <w:spacing w:before="0" w:after="0"/>
        <w:ind w:left="1843"/>
      </w:pPr>
      <w:bookmarkStart w:id="53" w:name="_Toc482366776"/>
      <w:r>
        <w:t>Résultats</w:t>
      </w:r>
      <w:bookmarkEnd w:id="53"/>
    </w:p>
    <w:p w14:paraId="3AD959FE" w14:textId="77777777" w:rsidR="0014707B" w:rsidRPr="0014707B" w:rsidRDefault="0014707B" w:rsidP="003C4F81"/>
    <w:p w14:paraId="777978F3" w14:textId="3AD637EC" w:rsidR="0014707B" w:rsidRPr="00682F4F" w:rsidRDefault="0014707B" w:rsidP="003C4F81">
      <w:pPr>
        <w:suppressAutoHyphens w:val="0"/>
        <w:autoSpaceDE w:val="0"/>
        <w:autoSpaceDN w:val="0"/>
        <w:adjustRightInd w:val="0"/>
        <w:ind w:firstLine="419"/>
        <w:jc w:val="both"/>
      </w:pPr>
      <w:r w:rsidRPr="00682F4F">
        <w:t xml:space="preserve">La figure finale </w:t>
      </w:r>
      <w:r w:rsidR="007E7A0B" w:rsidRPr="00682F4F">
        <w:t>est sauvegardée sous le nom « </w:t>
      </w:r>
      <w:r w:rsidRPr="00682F4F">
        <w:t>ADCP_U_V_mooring_name</w:t>
      </w:r>
      <w:r w:rsidR="007E7A0B" w:rsidRPr="00682F4F">
        <w:t>_daily.pdf »</w:t>
      </w:r>
      <w:r w:rsidRPr="00682F4F">
        <w:t>.</w:t>
      </w:r>
    </w:p>
    <w:p w14:paraId="0A220209" w14:textId="77777777" w:rsidR="0014707B" w:rsidRPr="00682F4F" w:rsidRDefault="0014707B" w:rsidP="003C4F81">
      <w:pPr>
        <w:suppressAutoHyphens w:val="0"/>
        <w:autoSpaceDE w:val="0"/>
        <w:autoSpaceDN w:val="0"/>
        <w:adjustRightInd w:val="0"/>
        <w:jc w:val="both"/>
      </w:pPr>
    </w:p>
    <w:p w14:paraId="1C5FB1A9" w14:textId="5A9E0B19" w:rsidR="00AB1B78" w:rsidRPr="00682F4F" w:rsidRDefault="0014707B" w:rsidP="003C4F81">
      <w:pPr>
        <w:suppressAutoHyphens w:val="0"/>
        <w:autoSpaceDE w:val="0"/>
        <w:autoSpaceDN w:val="0"/>
        <w:adjustRightInd w:val="0"/>
        <w:ind w:firstLine="419"/>
      </w:pPr>
      <w:r w:rsidRPr="00682F4F">
        <w:t>Les données finales sont enregistrées dans une matrice</w:t>
      </w:r>
      <w:r w:rsidR="007E7A0B" w:rsidRPr="00682F4F">
        <w:t xml:space="preserve"> sous la forme « </w:t>
      </w:r>
      <w:r w:rsidRPr="00682F4F">
        <w:t>mooring_name, annee_debut_anne_fin</w:t>
      </w:r>
      <w:r w:rsidR="007E7A0B" w:rsidRPr="00682F4F">
        <w:t>_int_filt_sub.mat »</w:t>
      </w:r>
      <w:r w:rsidR="00AB1B78" w:rsidRPr="00682F4F">
        <w:t>.</w:t>
      </w:r>
    </w:p>
    <w:p w14:paraId="117EB2FA" w14:textId="27377AD4" w:rsidR="0014707B" w:rsidRPr="00682F4F" w:rsidRDefault="00AB1B78" w:rsidP="003C4F81">
      <w:pPr>
        <w:suppressAutoHyphens w:val="0"/>
        <w:autoSpaceDE w:val="0"/>
        <w:autoSpaceDN w:val="0"/>
        <w:adjustRightInd w:val="0"/>
      </w:pPr>
      <w:r w:rsidRPr="00682F4F">
        <w:t>(E</w:t>
      </w:r>
      <w:r w:rsidR="0014707B" w:rsidRPr="00682F4F">
        <w:t>xemple :</w:t>
      </w:r>
      <w:r w:rsidRPr="00682F4F">
        <w:t xml:space="preserve"> </w:t>
      </w:r>
      <w:r w:rsidR="0014707B" w:rsidRPr="00682F4F">
        <w:t>ADCP_10W0N_2001_2015_int_filt_sub.mat').</w:t>
      </w:r>
    </w:p>
    <w:p w14:paraId="21DE5D53" w14:textId="77777777" w:rsidR="00D30843" w:rsidRPr="0014707B" w:rsidRDefault="00D30843" w:rsidP="003C4F81"/>
    <w:p w14:paraId="523188FA" w14:textId="1F696D3F" w:rsidR="005C0774" w:rsidRDefault="005C0774" w:rsidP="003C4F81">
      <w:pPr>
        <w:pStyle w:val="Titre1"/>
        <w:spacing w:before="0" w:after="0"/>
      </w:pPr>
      <w:bookmarkStart w:id="54" w:name="_Toc482366777"/>
      <w:r>
        <w:t>Bibliographie</w:t>
      </w:r>
      <w:bookmarkEnd w:id="54"/>
    </w:p>
    <w:p w14:paraId="4A52E821" w14:textId="77777777" w:rsidR="009B695A" w:rsidRPr="007E7A0B" w:rsidRDefault="009B695A" w:rsidP="003C4F81">
      <w:pPr>
        <w:rPr>
          <w:sz w:val="24"/>
          <w:szCs w:val="24"/>
        </w:rPr>
      </w:pPr>
    </w:p>
    <w:p w14:paraId="67CCB34B" w14:textId="77777777" w:rsidR="005C0774" w:rsidRPr="00682F4F" w:rsidRDefault="005C0774" w:rsidP="003C4F81">
      <w:pPr>
        <w:pStyle w:val="Bibliographie"/>
        <w:spacing w:after="0"/>
        <w:rPr>
          <w:lang w:val="en-US"/>
        </w:rPr>
      </w:pPr>
      <w:r w:rsidRPr="00682F4F">
        <w:rPr>
          <w:lang w:val="en-US"/>
        </w:rPr>
        <w:fldChar w:fldCharType="begin"/>
      </w:r>
      <w:r w:rsidRPr="00682F4F">
        <w:rPr>
          <w:lang w:val="en-US"/>
        </w:rPr>
        <w:instrText xml:space="preserve"> ADDIN ZOTERO_BIBL {"custom":[]} CSL_BIBLIOGRAPHY </w:instrText>
      </w:r>
      <w:r w:rsidRPr="00682F4F">
        <w:rPr>
          <w:lang w:val="en-US"/>
        </w:rPr>
        <w:fldChar w:fldCharType="separate"/>
      </w:r>
      <w:r w:rsidRPr="00682F4F">
        <w:rPr>
          <w:lang w:val="en-US"/>
        </w:rPr>
        <w:t>Plimpton, P.E., Freitag, H.P., and McPhaden, M.J. (2004). Processing of subsurface ADCP data in the Equatorial Pacific.</w:t>
      </w:r>
    </w:p>
    <w:p w14:paraId="69A00B49" w14:textId="346494CB" w:rsidR="002011E6" w:rsidRPr="00E53C45" w:rsidRDefault="005C0774" w:rsidP="003C4F81">
      <w:pPr>
        <w:pStyle w:val="Paragraphedeliste"/>
        <w:ind w:left="0"/>
        <w:jc w:val="both"/>
        <w:rPr>
          <w:sz w:val="24"/>
          <w:szCs w:val="24"/>
          <w:lang w:val="en-US"/>
        </w:rPr>
      </w:pPr>
      <w:r w:rsidRPr="00682F4F">
        <w:rPr>
          <w:lang w:val="en-US"/>
        </w:rPr>
        <w:fldChar w:fldCharType="end"/>
      </w:r>
    </w:p>
    <w:p w14:paraId="05224B0C" w14:textId="6271E21D" w:rsidR="00137B26" w:rsidRDefault="00137B26" w:rsidP="003C4F81">
      <w:pPr>
        <w:pStyle w:val="Titre1"/>
        <w:spacing w:before="0" w:after="0"/>
      </w:pPr>
      <w:bookmarkStart w:id="55" w:name="_Toc482366778"/>
      <w:r>
        <w:t>Figures</w:t>
      </w:r>
      <w:bookmarkEnd w:id="55"/>
    </w:p>
    <w:p w14:paraId="3BDDCC6E" w14:textId="77777777" w:rsidR="002011E6" w:rsidRPr="00E53C45" w:rsidRDefault="002011E6" w:rsidP="003C4F81">
      <w:pPr>
        <w:rPr>
          <w:sz w:val="24"/>
          <w:szCs w:val="24"/>
          <w:lang w:val="en-US" w:eastAsia="en-US"/>
        </w:rPr>
      </w:pPr>
    </w:p>
    <w:p w14:paraId="694C56AD" w14:textId="77777777" w:rsidR="002D1086" w:rsidRDefault="002B191A">
      <w:pPr>
        <w:pStyle w:val="Tabledesillustrations"/>
        <w:tabs>
          <w:tab w:val="right" w:leader="dot" w:pos="9062"/>
        </w:tabs>
        <w:rPr>
          <w:rFonts w:asciiTheme="minorHAnsi" w:eastAsiaTheme="minorEastAsia" w:hAnsiTheme="minorHAnsi" w:cstheme="minorBidi"/>
          <w:noProof/>
          <w:lang w:eastAsia="fr-FR"/>
        </w:rPr>
      </w:pPr>
      <w:r>
        <w:rPr>
          <w:lang w:val="en-US"/>
        </w:rPr>
        <w:fldChar w:fldCharType="begin"/>
      </w:r>
      <w:r>
        <w:rPr>
          <w:lang w:val="en-US"/>
        </w:rPr>
        <w:instrText xml:space="preserve"> TOC \h \z \c "Figure" </w:instrText>
      </w:r>
      <w:r>
        <w:rPr>
          <w:lang w:val="en-US"/>
        </w:rPr>
        <w:fldChar w:fldCharType="separate"/>
      </w:r>
      <w:hyperlink w:anchor="_Toc482366918" w:history="1">
        <w:r w:rsidR="002D1086" w:rsidRPr="00575DF6">
          <w:rPr>
            <w:rStyle w:val="Lienhypertexte"/>
            <w:noProof/>
          </w:rPr>
          <w:t>Figure 1: Répertoires et scripts de traitement de votre espace de travail Matlab</w:t>
        </w:r>
        <w:r w:rsidR="002D1086">
          <w:rPr>
            <w:noProof/>
            <w:webHidden/>
          </w:rPr>
          <w:tab/>
        </w:r>
        <w:r w:rsidR="002D1086">
          <w:rPr>
            <w:noProof/>
            <w:webHidden/>
          </w:rPr>
          <w:fldChar w:fldCharType="begin"/>
        </w:r>
        <w:r w:rsidR="002D1086">
          <w:rPr>
            <w:noProof/>
            <w:webHidden/>
          </w:rPr>
          <w:instrText xml:space="preserve"> PAGEREF _Toc482366918 \h </w:instrText>
        </w:r>
        <w:r w:rsidR="002D1086">
          <w:rPr>
            <w:noProof/>
            <w:webHidden/>
          </w:rPr>
        </w:r>
        <w:r w:rsidR="002D1086">
          <w:rPr>
            <w:noProof/>
            <w:webHidden/>
          </w:rPr>
          <w:fldChar w:fldCharType="separate"/>
        </w:r>
        <w:r w:rsidR="002D1086">
          <w:rPr>
            <w:noProof/>
            <w:webHidden/>
          </w:rPr>
          <w:t>3</w:t>
        </w:r>
        <w:r w:rsidR="002D1086">
          <w:rPr>
            <w:noProof/>
            <w:webHidden/>
          </w:rPr>
          <w:fldChar w:fldCharType="end"/>
        </w:r>
      </w:hyperlink>
    </w:p>
    <w:p w14:paraId="30A62728" w14:textId="77777777" w:rsidR="002D1086" w:rsidRDefault="002D1086">
      <w:pPr>
        <w:pStyle w:val="Tabledesillustrations"/>
        <w:tabs>
          <w:tab w:val="right" w:leader="dot" w:pos="9062"/>
        </w:tabs>
        <w:rPr>
          <w:rFonts w:asciiTheme="minorHAnsi" w:eastAsiaTheme="minorEastAsia" w:hAnsiTheme="minorHAnsi" w:cstheme="minorBidi"/>
          <w:noProof/>
          <w:lang w:eastAsia="fr-FR"/>
        </w:rPr>
      </w:pPr>
      <w:hyperlink w:anchor="_Toc482366919" w:history="1">
        <w:r w:rsidRPr="00575DF6">
          <w:rPr>
            <w:rStyle w:val="Lienhypertexte"/>
            <w:noProof/>
          </w:rPr>
          <w:t>Figure 2: Site Web pour le calcul des déviations magnétiques</w:t>
        </w:r>
        <w:r>
          <w:rPr>
            <w:noProof/>
            <w:webHidden/>
          </w:rPr>
          <w:tab/>
        </w:r>
        <w:r>
          <w:rPr>
            <w:noProof/>
            <w:webHidden/>
          </w:rPr>
          <w:fldChar w:fldCharType="begin"/>
        </w:r>
        <w:r>
          <w:rPr>
            <w:noProof/>
            <w:webHidden/>
          </w:rPr>
          <w:instrText xml:space="preserve"> PAGEREF _Toc482366919 \h </w:instrText>
        </w:r>
        <w:r>
          <w:rPr>
            <w:noProof/>
            <w:webHidden/>
          </w:rPr>
        </w:r>
        <w:r>
          <w:rPr>
            <w:noProof/>
            <w:webHidden/>
          </w:rPr>
          <w:fldChar w:fldCharType="separate"/>
        </w:r>
        <w:r>
          <w:rPr>
            <w:noProof/>
            <w:webHidden/>
          </w:rPr>
          <w:t>5</w:t>
        </w:r>
        <w:r>
          <w:rPr>
            <w:noProof/>
            <w:webHidden/>
          </w:rPr>
          <w:fldChar w:fldCharType="end"/>
        </w:r>
      </w:hyperlink>
    </w:p>
    <w:p w14:paraId="7138EA1E" w14:textId="77777777" w:rsidR="002D1086" w:rsidRDefault="002D1086">
      <w:pPr>
        <w:pStyle w:val="Tabledesillustrations"/>
        <w:tabs>
          <w:tab w:val="right" w:leader="dot" w:pos="9062"/>
        </w:tabs>
        <w:rPr>
          <w:rFonts w:asciiTheme="minorHAnsi" w:eastAsiaTheme="minorEastAsia" w:hAnsiTheme="minorHAnsi" w:cstheme="minorBidi"/>
          <w:noProof/>
          <w:lang w:eastAsia="fr-FR"/>
        </w:rPr>
      </w:pPr>
      <w:hyperlink w:anchor="_Toc482366920" w:history="1">
        <w:r w:rsidRPr="00575DF6">
          <w:rPr>
            <w:rStyle w:val="Lienhypertexte"/>
            <w:noProof/>
          </w:rPr>
          <w:t>Figure 3: Série temporelle des valeurs du capteur de pression</w:t>
        </w:r>
        <w:r>
          <w:rPr>
            <w:noProof/>
            <w:webHidden/>
          </w:rPr>
          <w:tab/>
        </w:r>
        <w:r>
          <w:rPr>
            <w:noProof/>
            <w:webHidden/>
          </w:rPr>
          <w:fldChar w:fldCharType="begin"/>
        </w:r>
        <w:r>
          <w:rPr>
            <w:noProof/>
            <w:webHidden/>
          </w:rPr>
          <w:instrText xml:space="preserve"> PAGEREF _Toc482366920 \h </w:instrText>
        </w:r>
        <w:r>
          <w:rPr>
            <w:noProof/>
            <w:webHidden/>
          </w:rPr>
        </w:r>
        <w:r>
          <w:rPr>
            <w:noProof/>
            <w:webHidden/>
          </w:rPr>
          <w:fldChar w:fldCharType="separate"/>
        </w:r>
        <w:r>
          <w:rPr>
            <w:noProof/>
            <w:webHidden/>
          </w:rPr>
          <w:t>6</w:t>
        </w:r>
        <w:r>
          <w:rPr>
            <w:noProof/>
            <w:webHidden/>
          </w:rPr>
          <w:fldChar w:fldCharType="end"/>
        </w:r>
      </w:hyperlink>
    </w:p>
    <w:p w14:paraId="2F7A70C5" w14:textId="77777777" w:rsidR="002D1086" w:rsidRDefault="002D1086">
      <w:pPr>
        <w:pStyle w:val="Tabledesillustrations"/>
        <w:tabs>
          <w:tab w:val="right" w:leader="dot" w:pos="9062"/>
        </w:tabs>
        <w:rPr>
          <w:rFonts w:asciiTheme="minorHAnsi" w:eastAsiaTheme="minorEastAsia" w:hAnsiTheme="minorHAnsi" w:cstheme="minorBidi"/>
          <w:noProof/>
          <w:lang w:eastAsia="fr-FR"/>
        </w:rPr>
      </w:pPr>
      <w:hyperlink w:anchor="_Toc482366921" w:history="1">
        <w:r w:rsidRPr="00575DF6">
          <w:rPr>
            <w:rStyle w:val="Lienhypertexte"/>
            <w:noProof/>
          </w:rPr>
          <w:t>Figure 4: Amplitude des bins</w:t>
        </w:r>
        <w:r>
          <w:rPr>
            <w:noProof/>
            <w:webHidden/>
          </w:rPr>
          <w:tab/>
        </w:r>
        <w:r>
          <w:rPr>
            <w:noProof/>
            <w:webHidden/>
          </w:rPr>
          <w:fldChar w:fldCharType="begin"/>
        </w:r>
        <w:r>
          <w:rPr>
            <w:noProof/>
            <w:webHidden/>
          </w:rPr>
          <w:instrText xml:space="preserve"> PAGEREF _Toc482366921 \h </w:instrText>
        </w:r>
        <w:r>
          <w:rPr>
            <w:noProof/>
            <w:webHidden/>
          </w:rPr>
        </w:r>
        <w:r>
          <w:rPr>
            <w:noProof/>
            <w:webHidden/>
          </w:rPr>
          <w:fldChar w:fldCharType="separate"/>
        </w:r>
        <w:r>
          <w:rPr>
            <w:noProof/>
            <w:webHidden/>
          </w:rPr>
          <w:t>7</w:t>
        </w:r>
        <w:r>
          <w:rPr>
            <w:noProof/>
            <w:webHidden/>
          </w:rPr>
          <w:fldChar w:fldCharType="end"/>
        </w:r>
      </w:hyperlink>
    </w:p>
    <w:p w14:paraId="0744F064" w14:textId="77777777" w:rsidR="002D1086" w:rsidRDefault="002D1086">
      <w:pPr>
        <w:pStyle w:val="Tabledesillustrations"/>
        <w:tabs>
          <w:tab w:val="right" w:leader="dot" w:pos="9062"/>
        </w:tabs>
        <w:rPr>
          <w:rFonts w:asciiTheme="minorHAnsi" w:eastAsiaTheme="minorEastAsia" w:hAnsiTheme="minorHAnsi" w:cstheme="minorBidi"/>
          <w:noProof/>
          <w:lang w:eastAsia="fr-FR"/>
        </w:rPr>
      </w:pPr>
      <w:hyperlink w:anchor="_Toc482366922" w:history="1">
        <w:r w:rsidRPr="00575DF6">
          <w:rPr>
            <w:rStyle w:val="Lienhypertexte"/>
            <w:noProof/>
          </w:rPr>
          <w:t>Figure 5: Histogramme  des différences entre la profondeur originale et reconstituée</w:t>
        </w:r>
        <w:r>
          <w:rPr>
            <w:noProof/>
            <w:webHidden/>
          </w:rPr>
          <w:tab/>
        </w:r>
        <w:r>
          <w:rPr>
            <w:noProof/>
            <w:webHidden/>
          </w:rPr>
          <w:fldChar w:fldCharType="begin"/>
        </w:r>
        <w:r>
          <w:rPr>
            <w:noProof/>
            <w:webHidden/>
          </w:rPr>
          <w:instrText xml:space="preserve"> PAGEREF _Toc482366922 \h </w:instrText>
        </w:r>
        <w:r>
          <w:rPr>
            <w:noProof/>
            <w:webHidden/>
          </w:rPr>
        </w:r>
        <w:r>
          <w:rPr>
            <w:noProof/>
            <w:webHidden/>
          </w:rPr>
          <w:fldChar w:fldCharType="separate"/>
        </w:r>
        <w:r>
          <w:rPr>
            <w:noProof/>
            <w:webHidden/>
          </w:rPr>
          <w:t>9</w:t>
        </w:r>
        <w:r>
          <w:rPr>
            <w:noProof/>
            <w:webHidden/>
          </w:rPr>
          <w:fldChar w:fldCharType="end"/>
        </w:r>
      </w:hyperlink>
    </w:p>
    <w:p w14:paraId="7AC6CFFE" w14:textId="77777777" w:rsidR="002D1086" w:rsidRDefault="002D1086">
      <w:pPr>
        <w:pStyle w:val="Tabledesillustrations"/>
        <w:tabs>
          <w:tab w:val="right" w:leader="dot" w:pos="9062"/>
        </w:tabs>
        <w:rPr>
          <w:rFonts w:asciiTheme="minorHAnsi" w:eastAsiaTheme="minorEastAsia" w:hAnsiTheme="minorHAnsi" w:cstheme="minorBidi"/>
          <w:noProof/>
          <w:lang w:eastAsia="fr-FR"/>
        </w:rPr>
      </w:pPr>
      <w:hyperlink w:anchor="_Toc482366923" w:history="1">
        <w:r w:rsidRPr="00575DF6">
          <w:rPr>
            <w:rStyle w:val="Lienhypertexte"/>
            <w:noProof/>
          </w:rPr>
          <w:t>Figure 6: Offset appliqué pour la reconstruction de la profondeur</w:t>
        </w:r>
        <w:r>
          <w:rPr>
            <w:noProof/>
            <w:webHidden/>
          </w:rPr>
          <w:tab/>
        </w:r>
        <w:r>
          <w:rPr>
            <w:noProof/>
            <w:webHidden/>
          </w:rPr>
          <w:fldChar w:fldCharType="begin"/>
        </w:r>
        <w:r>
          <w:rPr>
            <w:noProof/>
            <w:webHidden/>
          </w:rPr>
          <w:instrText xml:space="preserve"> PAGEREF _Toc482366923 \h </w:instrText>
        </w:r>
        <w:r>
          <w:rPr>
            <w:noProof/>
            <w:webHidden/>
          </w:rPr>
        </w:r>
        <w:r>
          <w:rPr>
            <w:noProof/>
            <w:webHidden/>
          </w:rPr>
          <w:fldChar w:fldCharType="separate"/>
        </w:r>
        <w:r>
          <w:rPr>
            <w:noProof/>
            <w:webHidden/>
          </w:rPr>
          <w:t>9</w:t>
        </w:r>
        <w:r>
          <w:rPr>
            <w:noProof/>
            <w:webHidden/>
          </w:rPr>
          <w:fldChar w:fldCharType="end"/>
        </w:r>
      </w:hyperlink>
    </w:p>
    <w:p w14:paraId="38262ECC" w14:textId="77777777" w:rsidR="002D1086" w:rsidRDefault="002D1086">
      <w:pPr>
        <w:pStyle w:val="Tabledesillustrations"/>
        <w:tabs>
          <w:tab w:val="right" w:leader="dot" w:pos="9062"/>
        </w:tabs>
        <w:rPr>
          <w:rFonts w:asciiTheme="minorHAnsi" w:eastAsiaTheme="minorEastAsia" w:hAnsiTheme="minorHAnsi" w:cstheme="minorBidi"/>
          <w:noProof/>
          <w:lang w:eastAsia="fr-FR"/>
        </w:rPr>
      </w:pPr>
      <w:hyperlink w:anchor="_Toc482366924" w:history="1">
        <w:r w:rsidRPr="00575DF6">
          <w:rPr>
            <w:rStyle w:val="Lienhypertexte"/>
            <w:noProof/>
          </w:rPr>
          <w:t>Figure 7: Amplitude des bins avec la profondeur corrigée</w:t>
        </w:r>
        <w:r>
          <w:rPr>
            <w:noProof/>
            <w:webHidden/>
          </w:rPr>
          <w:tab/>
        </w:r>
        <w:r>
          <w:rPr>
            <w:noProof/>
            <w:webHidden/>
          </w:rPr>
          <w:fldChar w:fldCharType="begin"/>
        </w:r>
        <w:r>
          <w:rPr>
            <w:noProof/>
            <w:webHidden/>
          </w:rPr>
          <w:instrText xml:space="preserve"> PAGEREF _Toc482366924 \h </w:instrText>
        </w:r>
        <w:r>
          <w:rPr>
            <w:noProof/>
            <w:webHidden/>
          </w:rPr>
        </w:r>
        <w:r>
          <w:rPr>
            <w:noProof/>
            <w:webHidden/>
          </w:rPr>
          <w:fldChar w:fldCharType="separate"/>
        </w:r>
        <w:r>
          <w:rPr>
            <w:noProof/>
            <w:webHidden/>
          </w:rPr>
          <w:t>10</w:t>
        </w:r>
        <w:r>
          <w:rPr>
            <w:noProof/>
            <w:webHidden/>
          </w:rPr>
          <w:fldChar w:fldCharType="end"/>
        </w:r>
      </w:hyperlink>
    </w:p>
    <w:p w14:paraId="2BDE14C3" w14:textId="77777777" w:rsidR="002D1086" w:rsidRDefault="002D1086">
      <w:pPr>
        <w:pStyle w:val="Tabledesillustrations"/>
        <w:tabs>
          <w:tab w:val="right" w:leader="dot" w:pos="9062"/>
        </w:tabs>
        <w:rPr>
          <w:rFonts w:asciiTheme="minorHAnsi" w:eastAsiaTheme="minorEastAsia" w:hAnsiTheme="minorHAnsi" w:cstheme="minorBidi"/>
          <w:noProof/>
          <w:lang w:eastAsia="fr-FR"/>
        </w:rPr>
      </w:pPr>
      <w:hyperlink w:anchor="_Toc482366925" w:history="1">
        <w:r w:rsidRPr="00575DF6">
          <w:rPr>
            <w:rStyle w:val="Lienhypertexte"/>
            <w:noProof/>
          </w:rPr>
          <w:t>Figure 8: Vitesses méridionales et zonales avant et après correction des valeurs erronées proches de la surface</w:t>
        </w:r>
        <w:r>
          <w:rPr>
            <w:noProof/>
            <w:webHidden/>
          </w:rPr>
          <w:tab/>
        </w:r>
        <w:r>
          <w:rPr>
            <w:noProof/>
            <w:webHidden/>
          </w:rPr>
          <w:fldChar w:fldCharType="begin"/>
        </w:r>
        <w:r>
          <w:rPr>
            <w:noProof/>
            <w:webHidden/>
          </w:rPr>
          <w:instrText xml:space="preserve"> PAGEREF _Toc482366925 \h </w:instrText>
        </w:r>
        <w:r>
          <w:rPr>
            <w:noProof/>
            <w:webHidden/>
          </w:rPr>
        </w:r>
        <w:r>
          <w:rPr>
            <w:noProof/>
            <w:webHidden/>
          </w:rPr>
          <w:fldChar w:fldCharType="separate"/>
        </w:r>
        <w:r>
          <w:rPr>
            <w:noProof/>
            <w:webHidden/>
          </w:rPr>
          <w:t>10</w:t>
        </w:r>
        <w:r>
          <w:rPr>
            <w:noProof/>
            <w:webHidden/>
          </w:rPr>
          <w:fldChar w:fldCharType="end"/>
        </w:r>
      </w:hyperlink>
    </w:p>
    <w:p w14:paraId="01CF4FB7" w14:textId="77777777" w:rsidR="002D1086" w:rsidRDefault="002D1086">
      <w:pPr>
        <w:pStyle w:val="Tabledesillustrations"/>
        <w:tabs>
          <w:tab w:val="right" w:leader="dot" w:pos="9062"/>
        </w:tabs>
        <w:rPr>
          <w:rFonts w:asciiTheme="minorHAnsi" w:eastAsiaTheme="minorEastAsia" w:hAnsiTheme="minorHAnsi" w:cstheme="minorBidi"/>
          <w:noProof/>
          <w:lang w:eastAsia="fr-FR"/>
        </w:rPr>
      </w:pPr>
      <w:hyperlink w:anchor="_Toc482366926" w:history="1">
        <w:r w:rsidRPr="00575DF6">
          <w:rPr>
            <w:rStyle w:val="Lienhypertexte"/>
            <w:noProof/>
          </w:rPr>
          <w:t>Figure 9: Vitesses méridionales - Différence entre données brutes et interpolées, filtrées puis ré-échantillonnées</w:t>
        </w:r>
        <w:r>
          <w:rPr>
            <w:noProof/>
            <w:webHidden/>
          </w:rPr>
          <w:tab/>
        </w:r>
        <w:r>
          <w:rPr>
            <w:noProof/>
            <w:webHidden/>
          </w:rPr>
          <w:fldChar w:fldCharType="begin"/>
        </w:r>
        <w:r>
          <w:rPr>
            <w:noProof/>
            <w:webHidden/>
          </w:rPr>
          <w:instrText xml:space="preserve"> PAGEREF _Toc482366926 \h </w:instrText>
        </w:r>
        <w:r>
          <w:rPr>
            <w:noProof/>
            <w:webHidden/>
          </w:rPr>
        </w:r>
        <w:r>
          <w:rPr>
            <w:noProof/>
            <w:webHidden/>
          </w:rPr>
          <w:fldChar w:fldCharType="separate"/>
        </w:r>
        <w:r>
          <w:rPr>
            <w:noProof/>
            <w:webHidden/>
          </w:rPr>
          <w:t>11</w:t>
        </w:r>
        <w:r>
          <w:rPr>
            <w:noProof/>
            <w:webHidden/>
          </w:rPr>
          <w:fldChar w:fldCharType="end"/>
        </w:r>
      </w:hyperlink>
    </w:p>
    <w:p w14:paraId="0931CEEA" w14:textId="77777777" w:rsidR="002D1086" w:rsidRDefault="002D1086">
      <w:pPr>
        <w:pStyle w:val="Tabledesillustrations"/>
        <w:tabs>
          <w:tab w:val="right" w:leader="dot" w:pos="9062"/>
        </w:tabs>
        <w:rPr>
          <w:rFonts w:asciiTheme="minorHAnsi" w:eastAsiaTheme="minorEastAsia" w:hAnsiTheme="minorHAnsi" w:cstheme="minorBidi"/>
          <w:noProof/>
          <w:lang w:eastAsia="fr-FR"/>
        </w:rPr>
      </w:pPr>
      <w:hyperlink w:anchor="_Toc482366927" w:history="1">
        <w:r w:rsidRPr="00575DF6">
          <w:rPr>
            <w:rStyle w:val="Lienhypertexte"/>
            <w:noProof/>
          </w:rPr>
          <w:t>Figure 10: Vitesses zonales - Différence entre données brutes et interpolées, filtrées puis ré-échantillonnées</w:t>
        </w:r>
        <w:r>
          <w:rPr>
            <w:noProof/>
            <w:webHidden/>
          </w:rPr>
          <w:tab/>
        </w:r>
        <w:r>
          <w:rPr>
            <w:noProof/>
            <w:webHidden/>
          </w:rPr>
          <w:fldChar w:fldCharType="begin"/>
        </w:r>
        <w:r>
          <w:rPr>
            <w:noProof/>
            <w:webHidden/>
          </w:rPr>
          <w:instrText xml:space="preserve"> PAGEREF _Toc482366927 \h </w:instrText>
        </w:r>
        <w:r>
          <w:rPr>
            <w:noProof/>
            <w:webHidden/>
          </w:rPr>
        </w:r>
        <w:r>
          <w:rPr>
            <w:noProof/>
            <w:webHidden/>
          </w:rPr>
          <w:fldChar w:fldCharType="separate"/>
        </w:r>
        <w:r>
          <w:rPr>
            <w:noProof/>
            <w:webHidden/>
          </w:rPr>
          <w:t>11</w:t>
        </w:r>
        <w:r>
          <w:rPr>
            <w:noProof/>
            <w:webHidden/>
          </w:rPr>
          <w:fldChar w:fldCharType="end"/>
        </w:r>
      </w:hyperlink>
    </w:p>
    <w:p w14:paraId="56DB99A9" w14:textId="77777777" w:rsidR="002D1086" w:rsidRDefault="002D1086">
      <w:pPr>
        <w:pStyle w:val="Tabledesillustrations"/>
        <w:tabs>
          <w:tab w:val="right" w:leader="dot" w:pos="9062"/>
        </w:tabs>
        <w:rPr>
          <w:rFonts w:asciiTheme="minorHAnsi" w:eastAsiaTheme="minorEastAsia" w:hAnsiTheme="minorHAnsi" w:cstheme="minorBidi"/>
          <w:noProof/>
          <w:lang w:eastAsia="fr-FR"/>
        </w:rPr>
      </w:pPr>
      <w:hyperlink w:anchor="_Toc482366928" w:history="1">
        <w:r w:rsidRPr="00575DF6">
          <w:rPr>
            <w:rStyle w:val="Lienhypertexte"/>
            <w:noProof/>
          </w:rPr>
          <w:t>Figure 11: Elimination des données non présentes sur toute la série temporelle</w:t>
        </w:r>
        <w:r>
          <w:rPr>
            <w:noProof/>
            <w:webHidden/>
          </w:rPr>
          <w:tab/>
        </w:r>
        <w:r>
          <w:rPr>
            <w:noProof/>
            <w:webHidden/>
          </w:rPr>
          <w:fldChar w:fldCharType="begin"/>
        </w:r>
        <w:r>
          <w:rPr>
            <w:noProof/>
            <w:webHidden/>
          </w:rPr>
          <w:instrText xml:space="preserve"> PAGEREF _Toc482366928 \h </w:instrText>
        </w:r>
        <w:r>
          <w:rPr>
            <w:noProof/>
            <w:webHidden/>
          </w:rPr>
        </w:r>
        <w:r>
          <w:rPr>
            <w:noProof/>
            <w:webHidden/>
          </w:rPr>
          <w:fldChar w:fldCharType="separate"/>
        </w:r>
        <w:r>
          <w:rPr>
            <w:noProof/>
            <w:webHidden/>
          </w:rPr>
          <w:t>12</w:t>
        </w:r>
        <w:r>
          <w:rPr>
            <w:noProof/>
            <w:webHidden/>
          </w:rPr>
          <w:fldChar w:fldCharType="end"/>
        </w:r>
      </w:hyperlink>
    </w:p>
    <w:p w14:paraId="41A2D123" w14:textId="77777777" w:rsidR="002D1086" w:rsidRDefault="002D1086">
      <w:pPr>
        <w:pStyle w:val="Tabledesillustrations"/>
        <w:tabs>
          <w:tab w:val="right" w:leader="dot" w:pos="9062"/>
        </w:tabs>
        <w:rPr>
          <w:rFonts w:asciiTheme="minorHAnsi" w:eastAsiaTheme="minorEastAsia" w:hAnsiTheme="minorHAnsi" w:cstheme="minorBidi"/>
          <w:noProof/>
          <w:lang w:eastAsia="fr-FR"/>
        </w:rPr>
      </w:pPr>
      <w:hyperlink w:anchor="_Toc482366929" w:history="1">
        <w:r w:rsidRPr="00575DF6">
          <w:rPr>
            <w:rStyle w:val="Lienhypertexte"/>
            <w:noProof/>
          </w:rPr>
          <w:t>Figure 12: Figure des données U et V interpolées</w:t>
        </w:r>
        <w:r>
          <w:rPr>
            <w:noProof/>
            <w:webHidden/>
          </w:rPr>
          <w:tab/>
        </w:r>
        <w:r>
          <w:rPr>
            <w:noProof/>
            <w:webHidden/>
          </w:rPr>
          <w:fldChar w:fldCharType="begin"/>
        </w:r>
        <w:r>
          <w:rPr>
            <w:noProof/>
            <w:webHidden/>
          </w:rPr>
          <w:instrText xml:space="preserve"> PAGEREF _Toc482366929 \h </w:instrText>
        </w:r>
        <w:r>
          <w:rPr>
            <w:noProof/>
            <w:webHidden/>
          </w:rPr>
        </w:r>
        <w:r>
          <w:rPr>
            <w:noProof/>
            <w:webHidden/>
          </w:rPr>
          <w:fldChar w:fldCharType="separate"/>
        </w:r>
        <w:r>
          <w:rPr>
            <w:noProof/>
            <w:webHidden/>
          </w:rPr>
          <w:t>13</w:t>
        </w:r>
        <w:r>
          <w:rPr>
            <w:noProof/>
            <w:webHidden/>
          </w:rPr>
          <w:fldChar w:fldCharType="end"/>
        </w:r>
      </w:hyperlink>
    </w:p>
    <w:p w14:paraId="5B353890" w14:textId="05CB81EC" w:rsidR="00B66663" w:rsidRPr="008837C8" w:rsidRDefault="002D1086" w:rsidP="00CF2365">
      <w:pPr>
        <w:pStyle w:val="Tabledesillustrations"/>
        <w:tabs>
          <w:tab w:val="right" w:leader="dot" w:pos="9062"/>
        </w:tabs>
        <w:rPr>
          <w:color w:val="056284"/>
          <w:sz w:val="28"/>
          <w:szCs w:val="28"/>
          <w:lang w:val="en-US" w:eastAsia="en-US"/>
        </w:rPr>
      </w:pPr>
      <w:hyperlink w:anchor="_Toc482366930" w:history="1">
        <w:r w:rsidRPr="00575DF6">
          <w:rPr>
            <w:rStyle w:val="Lienhypertexte"/>
            <w:noProof/>
          </w:rPr>
          <w:t>Figure 13:Figure des données U et V interpolées et combinées</w:t>
        </w:r>
        <w:r>
          <w:rPr>
            <w:noProof/>
            <w:webHidden/>
          </w:rPr>
          <w:tab/>
        </w:r>
        <w:r>
          <w:rPr>
            <w:noProof/>
            <w:webHidden/>
          </w:rPr>
          <w:fldChar w:fldCharType="begin"/>
        </w:r>
        <w:r>
          <w:rPr>
            <w:noProof/>
            <w:webHidden/>
          </w:rPr>
          <w:instrText xml:space="preserve"> PAGEREF _Toc482366930 \h </w:instrText>
        </w:r>
        <w:r>
          <w:rPr>
            <w:noProof/>
            <w:webHidden/>
          </w:rPr>
        </w:r>
        <w:r>
          <w:rPr>
            <w:noProof/>
            <w:webHidden/>
          </w:rPr>
          <w:fldChar w:fldCharType="separate"/>
        </w:r>
        <w:r>
          <w:rPr>
            <w:noProof/>
            <w:webHidden/>
          </w:rPr>
          <w:t>15</w:t>
        </w:r>
        <w:r>
          <w:rPr>
            <w:noProof/>
            <w:webHidden/>
          </w:rPr>
          <w:fldChar w:fldCharType="end"/>
        </w:r>
      </w:hyperlink>
      <w:r w:rsidR="002B191A">
        <w:rPr>
          <w:lang w:val="en-US"/>
        </w:rPr>
        <w:fldChar w:fldCharType="end"/>
      </w:r>
      <w:bookmarkStart w:id="56" w:name="_GoBack"/>
      <w:bookmarkEnd w:id="1"/>
      <w:bookmarkEnd w:id="2"/>
      <w:bookmarkEnd w:id="56"/>
    </w:p>
    <w:p w14:paraId="23C7C7F4" w14:textId="395C4D3B" w:rsidR="002F1348" w:rsidRPr="000822A2" w:rsidRDefault="002F1348" w:rsidP="003C4F81">
      <w:pPr>
        <w:pStyle w:val="Titre1"/>
        <w:spacing w:before="0" w:after="0"/>
      </w:pPr>
      <w:bookmarkStart w:id="57" w:name="_Toc482366779"/>
      <w:r w:rsidRPr="000822A2">
        <w:lastRenderedPageBreak/>
        <w:t>Suivi des versions</w:t>
      </w:r>
      <w:r w:rsidR="006B5E01">
        <w:t xml:space="preserve"> de ce document</w:t>
      </w:r>
      <w:bookmarkEnd w:id="57"/>
    </w:p>
    <w:p w14:paraId="424E94BC" w14:textId="77777777" w:rsidR="008962F9" w:rsidRDefault="008962F9" w:rsidP="003C4F81"/>
    <w:tbl>
      <w:tblPr>
        <w:tblW w:w="9209" w:type="dxa"/>
        <w:tblLayout w:type="fixed"/>
        <w:tblLook w:val="0000" w:firstRow="0" w:lastRow="0" w:firstColumn="0" w:lastColumn="0" w:noHBand="0" w:noVBand="0"/>
      </w:tblPr>
      <w:tblGrid>
        <w:gridCol w:w="1131"/>
        <w:gridCol w:w="2263"/>
        <w:gridCol w:w="1131"/>
        <w:gridCol w:w="4684"/>
      </w:tblGrid>
      <w:tr w:rsidR="008962F9" w:rsidRPr="00466B3F" w14:paraId="569AF664" w14:textId="77777777" w:rsidTr="0004794D">
        <w:trPr>
          <w:trHeight w:val="222"/>
        </w:trPr>
        <w:tc>
          <w:tcPr>
            <w:tcW w:w="3394" w:type="dxa"/>
            <w:gridSpan w:val="2"/>
            <w:tcBorders>
              <w:top w:val="single" w:sz="4" w:space="0" w:color="000000"/>
              <w:left w:val="single" w:sz="4" w:space="0" w:color="000000"/>
              <w:bottom w:val="single" w:sz="4" w:space="0" w:color="000000"/>
            </w:tcBorders>
          </w:tcPr>
          <w:p w14:paraId="5BACD9DF" w14:textId="77777777" w:rsidR="008962F9" w:rsidRPr="006359DC" w:rsidRDefault="008962F9" w:rsidP="003C4F81">
            <w:pPr>
              <w:rPr>
                <w:b/>
              </w:rPr>
            </w:pPr>
            <w:r w:rsidRPr="006359DC">
              <w:rPr>
                <w:b/>
              </w:rPr>
              <w:t>Rédacteur</w:t>
            </w:r>
          </w:p>
        </w:tc>
        <w:tc>
          <w:tcPr>
            <w:tcW w:w="5815" w:type="dxa"/>
            <w:gridSpan w:val="2"/>
            <w:tcBorders>
              <w:top w:val="single" w:sz="4" w:space="0" w:color="000000"/>
              <w:left w:val="single" w:sz="4" w:space="0" w:color="000000"/>
              <w:bottom w:val="single" w:sz="4" w:space="0" w:color="000000"/>
              <w:right w:val="single" w:sz="4" w:space="0" w:color="000000"/>
            </w:tcBorders>
          </w:tcPr>
          <w:p w14:paraId="112F173B" w14:textId="77777777" w:rsidR="008962F9" w:rsidRPr="006359DC" w:rsidRDefault="008962F9" w:rsidP="003C4F81">
            <w:pPr>
              <w:rPr>
                <w:b/>
              </w:rPr>
            </w:pPr>
            <w:r w:rsidRPr="006359DC">
              <w:rPr>
                <w:b/>
              </w:rPr>
              <w:t>Approbateur</w:t>
            </w:r>
          </w:p>
        </w:tc>
      </w:tr>
      <w:tr w:rsidR="008962F9" w:rsidRPr="00466B3F" w14:paraId="70D96920" w14:textId="77777777" w:rsidTr="0004794D">
        <w:trPr>
          <w:trHeight w:hRule="exact" w:val="466"/>
        </w:trPr>
        <w:tc>
          <w:tcPr>
            <w:tcW w:w="1131" w:type="dxa"/>
            <w:tcBorders>
              <w:left w:val="single" w:sz="4" w:space="0" w:color="000000"/>
              <w:bottom w:val="single" w:sz="4" w:space="0" w:color="000000"/>
            </w:tcBorders>
            <w:vAlign w:val="center"/>
          </w:tcPr>
          <w:p w14:paraId="11EB50DE" w14:textId="77777777" w:rsidR="008962F9" w:rsidRPr="00466B3F" w:rsidRDefault="008962F9" w:rsidP="003C4F81">
            <w:r w:rsidRPr="00466B3F">
              <w:t>Nom :</w:t>
            </w:r>
          </w:p>
        </w:tc>
        <w:tc>
          <w:tcPr>
            <w:tcW w:w="2263" w:type="dxa"/>
            <w:tcBorders>
              <w:left w:val="single" w:sz="4" w:space="0" w:color="000000"/>
              <w:bottom w:val="single" w:sz="4" w:space="0" w:color="000000"/>
            </w:tcBorders>
            <w:vAlign w:val="center"/>
          </w:tcPr>
          <w:p w14:paraId="0B8A15C4" w14:textId="77777777" w:rsidR="008962F9" w:rsidRPr="00466B3F" w:rsidRDefault="00497B4B" w:rsidP="003C4F81">
            <w:pPr>
              <w:rPr>
                <w:lang w:val="en-GB"/>
              </w:rPr>
            </w:pPr>
            <w:r>
              <w:rPr>
                <w:lang w:val="en-GB"/>
              </w:rPr>
              <w:t>Habasque</w:t>
            </w:r>
            <w:r w:rsidR="000557EF">
              <w:rPr>
                <w:lang w:val="en-GB"/>
              </w:rPr>
              <w:t xml:space="preserve"> </w:t>
            </w:r>
            <w:r>
              <w:rPr>
                <w:lang w:val="en-GB"/>
              </w:rPr>
              <w:t>Jérémie</w:t>
            </w:r>
          </w:p>
        </w:tc>
        <w:tc>
          <w:tcPr>
            <w:tcW w:w="1131" w:type="dxa"/>
            <w:tcBorders>
              <w:left w:val="single" w:sz="4" w:space="0" w:color="000000"/>
              <w:bottom w:val="single" w:sz="4" w:space="0" w:color="000000"/>
              <w:right w:val="single" w:sz="4" w:space="0" w:color="000000"/>
            </w:tcBorders>
            <w:vAlign w:val="center"/>
          </w:tcPr>
          <w:p w14:paraId="4B71ADC2" w14:textId="77777777" w:rsidR="008962F9" w:rsidRPr="00466B3F" w:rsidRDefault="008962F9" w:rsidP="003C4F81">
            <w:r w:rsidRPr="00466B3F">
              <w:t>Nom :</w:t>
            </w:r>
          </w:p>
        </w:tc>
        <w:tc>
          <w:tcPr>
            <w:tcW w:w="4684" w:type="dxa"/>
            <w:tcBorders>
              <w:left w:val="single" w:sz="4" w:space="0" w:color="000000"/>
              <w:bottom w:val="single" w:sz="4" w:space="0" w:color="000000"/>
              <w:right w:val="single" w:sz="4" w:space="0" w:color="000000"/>
            </w:tcBorders>
            <w:vAlign w:val="center"/>
          </w:tcPr>
          <w:p w14:paraId="6323D619" w14:textId="1C7CB6AD" w:rsidR="008962F9" w:rsidRPr="00466B3F" w:rsidRDefault="00497B4B" w:rsidP="003C4F81">
            <w:r>
              <w:t xml:space="preserve"> </w:t>
            </w:r>
            <w:r w:rsidR="0004794D">
              <w:t>J. Grelet</w:t>
            </w:r>
          </w:p>
        </w:tc>
      </w:tr>
      <w:tr w:rsidR="008962F9" w:rsidRPr="00466B3F" w14:paraId="2F2C8FF5" w14:textId="77777777" w:rsidTr="0004794D">
        <w:trPr>
          <w:trHeight w:val="466"/>
        </w:trPr>
        <w:tc>
          <w:tcPr>
            <w:tcW w:w="1131" w:type="dxa"/>
            <w:tcBorders>
              <w:top w:val="single" w:sz="4" w:space="0" w:color="000000"/>
              <w:left w:val="single" w:sz="4" w:space="0" w:color="000000"/>
              <w:bottom w:val="single" w:sz="4" w:space="0" w:color="000000"/>
            </w:tcBorders>
            <w:vAlign w:val="center"/>
          </w:tcPr>
          <w:p w14:paraId="5FA2EDFA" w14:textId="77777777" w:rsidR="008962F9" w:rsidRPr="00466B3F" w:rsidRDefault="008962F9" w:rsidP="003C4F81">
            <w:r w:rsidRPr="00466B3F">
              <w:t>Fonction :</w:t>
            </w:r>
          </w:p>
        </w:tc>
        <w:tc>
          <w:tcPr>
            <w:tcW w:w="2263" w:type="dxa"/>
            <w:tcBorders>
              <w:top w:val="single" w:sz="4" w:space="0" w:color="000000"/>
              <w:left w:val="single" w:sz="4" w:space="0" w:color="000000"/>
              <w:bottom w:val="single" w:sz="4" w:space="0" w:color="000000"/>
            </w:tcBorders>
            <w:vAlign w:val="center"/>
          </w:tcPr>
          <w:p w14:paraId="08908BAE" w14:textId="799C4217" w:rsidR="008962F9" w:rsidRPr="00466B3F" w:rsidRDefault="00A749EA" w:rsidP="003C4F81">
            <w:r>
              <w:t>IE</w:t>
            </w:r>
          </w:p>
        </w:tc>
        <w:tc>
          <w:tcPr>
            <w:tcW w:w="1131" w:type="dxa"/>
            <w:tcBorders>
              <w:top w:val="single" w:sz="4" w:space="0" w:color="000000"/>
              <w:left w:val="single" w:sz="4" w:space="0" w:color="000000"/>
              <w:bottom w:val="single" w:sz="4" w:space="0" w:color="000000"/>
              <w:right w:val="single" w:sz="4" w:space="0" w:color="000000"/>
            </w:tcBorders>
            <w:vAlign w:val="center"/>
          </w:tcPr>
          <w:p w14:paraId="2C4B4F5B" w14:textId="77777777" w:rsidR="008962F9" w:rsidRPr="00466B3F" w:rsidRDefault="008962F9" w:rsidP="003C4F81">
            <w:r w:rsidRPr="00466B3F">
              <w:t>Fonction :</w:t>
            </w:r>
          </w:p>
        </w:tc>
        <w:tc>
          <w:tcPr>
            <w:tcW w:w="4684" w:type="dxa"/>
            <w:tcBorders>
              <w:top w:val="single" w:sz="4" w:space="0" w:color="000000"/>
              <w:left w:val="single" w:sz="4" w:space="0" w:color="000000"/>
              <w:bottom w:val="single" w:sz="4" w:space="0" w:color="000000"/>
              <w:right w:val="single" w:sz="4" w:space="0" w:color="000000"/>
            </w:tcBorders>
            <w:vAlign w:val="center"/>
          </w:tcPr>
          <w:p w14:paraId="603011ED" w14:textId="6B533BD7" w:rsidR="008962F9" w:rsidRPr="00466B3F" w:rsidRDefault="0004794D" w:rsidP="003C4F81">
            <w:r>
              <w:t>Responsable Laboratoi</w:t>
            </w:r>
            <w:r w:rsidR="004F1A20">
              <w:t>r</w:t>
            </w:r>
            <w:r>
              <w:t>e Physique IRD Bretagne</w:t>
            </w:r>
          </w:p>
        </w:tc>
      </w:tr>
    </w:tbl>
    <w:p w14:paraId="5B9B8231" w14:textId="77777777" w:rsidR="008962F9" w:rsidRDefault="008962F9" w:rsidP="003C4F81"/>
    <w:p w14:paraId="77DE89FC" w14:textId="77777777" w:rsidR="002F1348" w:rsidRDefault="002F1348" w:rsidP="003C4F81"/>
    <w:tbl>
      <w:tblPr>
        <w:tblW w:w="0" w:type="auto"/>
        <w:tblInd w:w="-5" w:type="dxa"/>
        <w:tblLayout w:type="fixed"/>
        <w:tblLook w:val="0000" w:firstRow="0" w:lastRow="0" w:firstColumn="0" w:lastColumn="0" w:noHBand="0" w:noVBand="0"/>
      </w:tblPr>
      <w:tblGrid>
        <w:gridCol w:w="1418"/>
        <w:gridCol w:w="1230"/>
        <w:gridCol w:w="6537"/>
      </w:tblGrid>
      <w:tr w:rsidR="002F1348" w:rsidRPr="002F1348" w14:paraId="0B744DED" w14:textId="77777777" w:rsidTr="00631285">
        <w:tc>
          <w:tcPr>
            <w:tcW w:w="1418" w:type="dxa"/>
            <w:tcBorders>
              <w:top w:val="single" w:sz="4" w:space="0" w:color="000000"/>
              <w:left w:val="single" w:sz="4" w:space="0" w:color="000000"/>
              <w:bottom w:val="single" w:sz="4" w:space="0" w:color="000000"/>
            </w:tcBorders>
          </w:tcPr>
          <w:p w14:paraId="2F606FE0" w14:textId="77777777" w:rsidR="002F1348" w:rsidRPr="002F1348" w:rsidRDefault="002F1348" w:rsidP="003C4F81">
            <w:pPr>
              <w:rPr>
                <w:b/>
              </w:rPr>
            </w:pPr>
            <w:r w:rsidRPr="002F1348">
              <w:rPr>
                <w:b/>
              </w:rPr>
              <w:t>Date</w:t>
            </w:r>
          </w:p>
        </w:tc>
        <w:tc>
          <w:tcPr>
            <w:tcW w:w="1230" w:type="dxa"/>
            <w:tcBorders>
              <w:top w:val="single" w:sz="4" w:space="0" w:color="000000"/>
              <w:left w:val="single" w:sz="4" w:space="0" w:color="000000"/>
              <w:bottom w:val="single" w:sz="4" w:space="0" w:color="000000"/>
            </w:tcBorders>
          </w:tcPr>
          <w:p w14:paraId="21B0AA6F" w14:textId="77777777" w:rsidR="002F1348" w:rsidRPr="002F1348" w:rsidRDefault="002F1348" w:rsidP="003C4F81">
            <w:pPr>
              <w:rPr>
                <w:b/>
              </w:rPr>
            </w:pPr>
            <w:r w:rsidRPr="002F1348">
              <w:rPr>
                <w:b/>
              </w:rPr>
              <w:t>Version</w:t>
            </w:r>
          </w:p>
        </w:tc>
        <w:tc>
          <w:tcPr>
            <w:tcW w:w="6537" w:type="dxa"/>
            <w:tcBorders>
              <w:top w:val="single" w:sz="4" w:space="0" w:color="000000"/>
              <w:left w:val="single" w:sz="4" w:space="0" w:color="000000"/>
              <w:bottom w:val="single" w:sz="4" w:space="0" w:color="000000"/>
              <w:right w:val="single" w:sz="4" w:space="0" w:color="000000"/>
            </w:tcBorders>
          </w:tcPr>
          <w:p w14:paraId="118737CC" w14:textId="77777777" w:rsidR="002F1348" w:rsidRPr="002F1348" w:rsidRDefault="002F1348" w:rsidP="003C4F81">
            <w:pPr>
              <w:rPr>
                <w:b/>
              </w:rPr>
            </w:pPr>
            <w:r w:rsidRPr="002F1348">
              <w:rPr>
                <w:b/>
              </w:rPr>
              <w:t>Commentaires et modifications</w:t>
            </w:r>
          </w:p>
        </w:tc>
      </w:tr>
      <w:tr w:rsidR="002F1348" w:rsidRPr="002B258C" w14:paraId="49CF22FD" w14:textId="77777777" w:rsidTr="00631285">
        <w:tc>
          <w:tcPr>
            <w:tcW w:w="1418" w:type="dxa"/>
            <w:tcBorders>
              <w:left w:val="single" w:sz="4" w:space="0" w:color="000000"/>
              <w:bottom w:val="single" w:sz="4" w:space="0" w:color="000000"/>
            </w:tcBorders>
          </w:tcPr>
          <w:p w14:paraId="07DE3526" w14:textId="77777777" w:rsidR="002F1348" w:rsidRPr="002B258C" w:rsidRDefault="00497B4B" w:rsidP="003C4F81">
            <w:pPr>
              <w:jc w:val="center"/>
            </w:pPr>
            <w:r>
              <w:t>06/12</w:t>
            </w:r>
            <w:r w:rsidR="006842AF">
              <w:t>/2016</w:t>
            </w:r>
          </w:p>
        </w:tc>
        <w:tc>
          <w:tcPr>
            <w:tcW w:w="1230" w:type="dxa"/>
            <w:tcBorders>
              <w:left w:val="single" w:sz="4" w:space="0" w:color="000000"/>
              <w:bottom w:val="single" w:sz="4" w:space="0" w:color="000000"/>
            </w:tcBorders>
          </w:tcPr>
          <w:p w14:paraId="72A9A12F" w14:textId="77777777" w:rsidR="002F1348" w:rsidRPr="002B258C" w:rsidRDefault="006842AF" w:rsidP="003C4F81">
            <w:pPr>
              <w:jc w:val="center"/>
            </w:pPr>
            <w:r>
              <w:t>01</w:t>
            </w:r>
          </w:p>
        </w:tc>
        <w:tc>
          <w:tcPr>
            <w:tcW w:w="6537" w:type="dxa"/>
            <w:tcBorders>
              <w:left w:val="single" w:sz="4" w:space="0" w:color="000000"/>
              <w:bottom w:val="single" w:sz="4" w:space="0" w:color="000000"/>
              <w:right w:val="single" w:sz="4" w:space="0" w:color="000000"/>
            </w:tcBorders>
          </w:tcPr>
          <w:p w14:paraId="7099729F" w14:textId="77777777" w:rsidR="002F1348" w:rsidRPr="002B258C" w:rsidRDefault="002F1348" w:rsidP="003C4F81"/>
        </w:tc>
      </w:tr>
      <w:tr w:rsidR="002F1348" w:rsidRPr="002B258C" w14:paraId="57F1B9B7" w14:textId="77777777" w:rsidTr="00631285">
        <w:tc>
          <w:tcPr>
            <w:tcW w:w="1418" w:type="dxa"/>
            <w:tcBorders>
              <w:left w:val="single" w:sz="4" w:space="0" w:color="000000"/>
              <w:bottom w:val="single" w:sz="4" w:space="0" w:color="000000"/>
            </w:tcBorders>
          </w:tcPr>
          <w:p w14:paraId="2A7E2D09" w14:textId="49816836" w:rsidR="002F1348" w:rsidRPr="002B258C" w:rsidRDefault="008408DB" w:rsidP="003C4F81">
            <w:pPr>
              <w:jc w:val="center"/>
            </w:pPr>
            <w:r>
              <w:t>12</w:t>
            </w:r>
            <w:r w:rsidR="00F31949">
              <w:t>/05/2017</w:t>
            </w:r>
          </w:p>
        </w:tc>
        <w:tc>
          <w:tcPr>
            <w:tcW w:w="1230" w:type="dxa"/>
            <w:tcBorders>
              <w:left w:val="single" w:sz="4" w:space="0" w:color="000000"/>
              <w:bottom w:val="single" w:sz="4" w:space="0" w:color="000000"/>
            </w:tcBorders>
          </w:tcPr>
          <w:p w14:paraId="4592860A" w14:textId="6FDC05F4" w:rsidR="002F1348" w:rsidRPr="002B258C" w:rsidRDefault="00F31949" w:rsidP="003C4F81">
            <w:pPr>
              <w:jc w:val="center"/>
            </w:pPr>
            <w:r>
              <w:t>02</w:t>
            </w:r>
          </w:p>
        </w:tc>
        <w:tc>
          <w:tcPr>
            <w:tcW w:w="6537" w:type="dxa"/>
            <w:tcBorders>
              <w:left w:val="single" w:sz="4" w:space="0" w:color="000000"/>
              <w:bottom w:val="single" w:sz="4" w:space="0" w:color="000000"/>
              <w:right w:val="single" w:sz="4" w:space="0" w:color="000000"/>
            </w:tcBorders>
          </w:tcPr>
          <w:p w14:paraId="212D0A52" w14:textId="2B3B391B" w:rsidR="002F1348" w:rsidRPr="002B258C" w:rsidRDefault="00F31949" w:rsidP="003C4F81">
            <w:r>
              <w:t>Mis</w:t>
            </w:r>
            <w:r w:rsidR="006020E8">
              <w:t>e à jour du document</w:t>
            </w:r>
          </w:p>
        </w:tc>
      </w:tr>
      <w:tr w:rsidR="002F1348" w:rsidRPr="002B258C" w14:paraId="31FA6A49" w14:textId="77777777" w:rsidTr="00631285">
        <w:tc>
          <w:tcPr>
            <w:tcW w:w="1418" w:type="dxa"/>
            <w:tcBorders>
              <w:left w:val="single" w:sz="4" w:space="0" w:color="000000"/>
              <w:bottom w:val="single" w:sz="4" w:space="0" w:color="000000"/>
            </w:tcBorders>
          </w:tcPr>
          <w:p w14:paraId="6F6E77B8" w14:textId="77777777" w:rsidR="002F1348" w:rsidRPr="002B258C" w:rsidRDefault="002F1348" w:rsidP="003C4F81"/>
        </w:tc>
        <w:tc>
          <w:tcPr>
            <w:tcW w:w="1230" w:type="dxa"/>
            <w:tcBorders>
              <w:left w:val="single" w:sz="4" w:space="0" w:color="000000"/>
              <w:bottom w:val="single" w:sz="4" w:space="0" w:color="000000"/>
            </w:tcBorders>
          </w:tcPr>
          <w:p w14:paraId="7BF3D0AA" w14:textId="77777777" w:rsidR="002F1348" w:rsidRPr="002B258C" w:rsidRDefault="002F1348" w:rsidP="003C4F81"/>
        </w:tc>
        <w:tc>
          <w:tcPr>
            <w:tcW w:w="6537" w:type="dxa"/>
            <w:tcBorders>
              <w:left w:val="single" w:sz="4" w:space="0" w:color="000000"/>
              <w:bottom w:val="single" w:sz="4" w:space="0" w:color="000000"/>
              <w:right w:val="single" w:sz="4" w:space="0" w:color="000000"/>
            </w:tcBorders>
          </w:tcPr>
          <w:p w14:paraId="53990FA7" w14:textId="77777777" w:rsidR="002F1348" w:rsidRPr="002B258C" w:rsidRDefault="002F1348" w:rsidP="003C4F81"/>
        </w:tc>
      </w:tr>
    </w:tbl>
    <w:p w14:paraId="6ECC4C95" w14:textId="77777777" w:rsidR="006B5E01" w:rsidRDefault="006B5E01" w:rsidP="003C4F81"/>
    <w:p w14:paraId="2EA2D6B5" w14:textId="77777777" w:rsidR="006B5E01" w:rsidRDefault="006B5E01" w:rsidP="003C4F81"/>
    <w:tbl>
      <w:tblPr>
        <w:tblStyle w:val="Grilledutableau"/>
        <w:tblW w:w="0" w:type="auto"/>
        <w:tblLook w:val="04A0" w:firstRow="1" w:lastRow="0" w:firstColumn="1" w:lastColumn="0" w:noHBand="0" w:noVBand="1"/>
      </w:tblPr>
      <w:tblGrid>
        <w:gridCol w:w="3070"/>
        <w:gridCol w:w="3071"/>
      </w:tblGrid>
      <w:tr w:rsidR="008962F9" w:rsidRPr="008962F9" w14:paraId="238099CF" w14:textId="77777777" w:rsidTr="008962F9">
        <w:tc>
          <w:tcPr>
            <w:tcW w:w="3070" w:type="dxa"/>
          </w:tcPr>
          <w:p w14:paraId="3813AADB" w14:textId="77777777" w:rsidR="008962F9" w:rsidRPr="008962F9" w:rsidRDefault="008962F9" w:rsidP="003C4F81">
            <w:pPr>
              <w:rPr>
                <w:b/>
                <w:lang w:eastAsia="en-US"/>
              </w:rPr>
            </w:pPr>
            <w:r w:rsidRPr="008962F9">
              <w:rPr>
                <w:b/>
                <w:lang w:eastAsia="en-US"/>
              </w:rPr>
              <w:t>Relecteur</w:t>
            </w:r>
          </w:p>
        </w:tc>
        <w:tc>
          <w:tcPr>
            <w:tcW w:w="3071" w:type="dxa"/>
          </w:tcPr>
          <w:p w14:paraId="658E69E0" w14:textId="77777777" w:rsidR="008962F9" w:rsidRPr="008962F9" w:rsidRDefault="008962F9" w:rsidP="003C4F81">
            <w:pPr>
              <w:rPr>
                <w:b/>
                <w:lang w:eastAsia="en-US"/>
              </w:rPr>
            </w:pPr>
            <w:r w:rsidRPr="008962F9">
              <w:rPr>
                <w:b/>
                <w:lang w:eastAsia="en-US"/>
              </w:rPr>
              <w:t>Date</w:t>
            </w:r>
          </w:p>
        </w:tc>
      </w:tr>
      <w:tr w:rsidR="008962F9" w:rsidRPr="008962F9" w14:paraId="0FD81EA2" w14:textId="77777777" w:rsidTr="008962F9">
        <w:tc>
          <w:tcPr>
            <w:tcW w:w="3070" w:type="dxa"/>
          </w:tcPr>
          <w:p w14:paraId="17994F1A" w14:textId="35439C2A" w:rsidR="008962F9" w:rsidRPr="008962F9" w:rsidRDefault="00EE5BDB" w:rsidP="003C4F81">
            <w:pPr>
              <w:rPr>
                <w:b/>
                <w:lang w:eastAsia="en-US"/>
              </w:rPr>
            </w:pPr>
            <w:r w:rsidRPr="008408DB">
              <w:rPr>
                <w:b/>
                <w:lang w:eastAsia="en-US"/>
              </w:rPr>
              <w:t>C</w:t>
            </w:r>
            <w:r>
              <w:rPr>
                <w:b/>
                <w:lang w:eastAsia="en-US"/>
              </w:rPr>
              <w:t>éline Bachelier</w:t>
            </w:r>
          </w:p>
        </w:tc>
        <w:tc>
          <w:tcPr>
            <w:tcW w:w="3071" w:type="dxa"/>
          </w:tcPr>
          <w:p w14:paraId="6F7C550F" w14:textId="0ACC1FBC" w:rsidR="008962F9" w:rsidRPr="008962F9" w:rsidRDefault="008408DB" w:rsidP="008408DB">
            <w:pPr>
              <w:rPr>
                <w:b/>
                <w:lang w:eastAsia="en-US"/>
              </w:rPr>
            </w:pPr>
            <w:r>
              <w:rPr>
                <w:b/>
                <w:lang w:eastAsia="en-US"/>
              </w:rPr>
              <w:t>12</w:t>
            </w:r>
            <w:r w:rsidR="00EE5BDB">
              <w:rPr>
                <w:b/>
                <w:lang w:eastAsia="en-US"/>
              </w:rPr>
              <w:t>/05/2017</w:t>
            </w:r>
          </w:p>
        </w:tc>
      </w:tr>
      <w:tr w:rsidR="000765E1" w:rsidRPr="008962F9" w14:paraId="3BFF7B0B" w14:textId="77777777" w:rsidTr="008962F9">
        <w:tc>
          <w:tcPr>
            <w:tcW w:w="3070" w:type="dxa"/>
          </w:tcPr>
          <w:p w14:paraId="0C634C34" w14:textId="77777777" w:rsidR="000765E1" w:rsidRDefault="000765E1" w:rsidP="003C4F81">
            <w:pPr>
              <w:rPr>
                <w:b/>
                <w:lang w:eastAsia="en-US"/>
              </w:rPr>
            </w:pPr>
          </w:p>
        </w:tc>
        <w:tc>
          <w:tcPr>
            <w:tcW w:w="3071" w:type="dxa"/>
          </w:tcPr>
          <w:p w14:paraId="586F2C33" w14:textId="77777777" w:rsidR="000765E1" w:rsidRDefault="000765E1" w:rsidP="003C4F81">
            <w:pPr>
              <w:rPr>
                <w:b/>
                <w:lang w:eastAsia="en-US"/>
              </w:rPr>
            </w:pPr>
          </w:p>
        </w:tc>
      </w:tr>
      <w:tr w:rsidR="000765E1" w:rsidRPr="008962F9" w14:paraId="1C39A030" w14:textId="77777777" w:rsidTr="008962F9">
        <w:tc>
          <w:tcPr>
            <w:tcW w:w="3070" w:type="dxa"/>
          </w:tcPr>
          <w:p w14:paraId="7AECE142" w14:textId="77777777" w:rsidR="000765E1" w:rsidRDefault="000765E1" w:rsidP="003C4F81">
            <w:pPr>
              <w:rPr>
                <w:b/>
                <w:lang w:eastAsia="en-US"/>
              </w:rPr>
            </w:pPr>
          </w:p>
        </w:tc>
        <w:tc>
          <w:tcPr>
            <w:tcW w:w="3071" w:type="dxa"/>
          </w:tcPr>
          <w:p w14:paraId="6C8A99C2" w14:textId="77777777" w:rsidR="000765E1" w:rsidRDefault="000765E1" w:rsidP="003C4F81">
            <w:pPr>
              <w:rPr>
                <w:b/>
                <w:lang w:eastAsia="en-US"/>
              </w:rPr>
            </w:pPr>
          </w:p>
        </w:tc>
      </w:tr>
    </w:tbl>
    <w:p w14:paraId="711BDBD4" w14:textId="77777777" w:rsidR="008962F9" w:rsidRPr="008962F9" w:rsidRDefault="008962F9" w:rsidP="003C4F81">
      <w:pPr>
        <w:rPr>
          <w:b/>
          <w:lang w:eastAsia="en-US"/>
        </w:rPr>
      </w:pPr>
    </w:p>
    <w:sectPr w:rsidR="008962F9" w:rsidRPr="008962F9" w:rsidSect="00C06CEC">
      <w:headerReference w:type="even" r:id="rId23"/>
      <w:headerReference w:type="default" r:id="rId24"/>
      <w:footerReference w:type="default" r:id="rId25"/>
      <w:headerReference w:type="first" r:id="rId2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140E172" w14:textId="77777777" w:rsidR="00F30EF2" w:rsidRDefault="00F30EF2" w:rsidP="00D07951">
      <w:r>
        <w:separator/>
      </w:r>
    </w:p>
  </w:endnote>
  <w:endnote w:type="continuationSeparator" w:id="0">
    <w:p w14:paraId="082A8388" w14:textId="77777777" w:rsidR="00F30EF2" w:rsidRDefault="00F30EF2" w:rsidP="00D079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FE559B" w14:textId="77777777" w:rsidR="00FF2A7A" w:rsidRDefault="00FF2A7A" w:rsidP="00D07951">
    <w:pPr>
      <w:pStyle w:val="Pieddepage"/>
    </w:pPr>
  </w:p>
  <w:p w14:paraId="0726DADA" w14:textId="77777777" w:rsidR="00FF2A7A" w:rsidRDefault="00FF2A7A" w:rsidP="00D07951">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5EF9BE9" w14:textId="77777777" w:rsidR="00F30EF2" w:rsidRDefault="00F30EF2" w:rsidP="00D07951">
      <w:r>
        <w:separator/>
      </w:r>
    </w:p>
  </w:footnote>
  <w:footnote w:type="continuationSeparator" w:id="0">
    <w:p w14:paraId="549A5F4E" w14:textId="77777777" w:rsidR="00F30EF2" w:rsidRDefault="00F30EF2" w:rsidP="00D0795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65CFB1" w14:textId="77777777" w:rsidR="00FF2A7A" w:rsidRDefault="00FF2A7A">
    <w:pPr>
      <w:pStyle w:val="En-tte"/>
    </w:pPr>
    <w:r>
      <w:rPr>
        <w:noProof/>
      </w:rPr>
      <w:pict w14:anchorId="769FE8C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1227275" o:spid="_x0000_s2050" type="#_x0000_t136" style="position:absolute;margin-left:0;margin-top:0;width:590.2pt;height:49.15pt;rotation:315;z-index:-251654144;mso-position-horizontal:center;mso-position-horizontal-relative:margin;mso-position-vertical:center;mso-position-vertical-relative:margin" o:allowincell="f" fillcolor="silver" stroked="f">
          <v:fill opacity=".5"/>
          <v:textpath style="font-family:&quot;Times New Roman&quot;;font-size:1pt" string="Version papier non gérée"/>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A7F1AB" w14:textId="77777777" w:rsidR="00FF2A7A" w:rsidRDefault="00FF2A7A" w:rsidP="00D07951">
    <w:pPr>
      <w:pStyle w:val="En-tte"/>
    </w:pPr>
    <w:r>
      <w:rPr>
        <w:noProof/>
      </w:rPr>
      <w:pict w14:anchorId="6FB3032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1227276" o:spid="_x0000_s2051" type="#_x0000_t136" style="position:absolute;margin-left:0;margin-top:0;width:590.2pt;height:49.15pt;rotation:315;z-index:-251652096;mso-position-horizontal:center;mso-position-horizontal-relative:margin;mso-position-vertical:center;mso-position-vertical-relative:margin" o:allowincell="f" fillcolor="silver" stroked="f">
          <v:fill opacity=".5"/>
          <v:textpath style="font-family:&quot;Times New Roman&quot;;font-size:1pt" string="Version papier non gérée"/>
          <w10:wrap anchorx="margin" anchory="margin"/>
        </v:shape>
      </w:pict>
    </w:r>
    <w:r>
      <w:rPr>
        <w:noProof/>
        <w:lang w:eastAsia="fr-FR"/>
      </w:rPr>
      <w:drawing>
        <wp:inline distT="0" distB="0" distL="0" distR="0" wp14:anchorId="418C9A41" wp14:editId="4A06742C">
          <wp:extent cx="952500" cy="514350"/>
          <wp:effectExtent l="19050" t="0" r="0" b="0"/>
          <wp:docPr id="1" name="Image 0" descr="ird-10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d-100.gif"/>
                  <pic:cNvPicPr/>
                </pic:nvPicPr>
                <pic:blipFill>
                  <a:blip r:embed="rId1"/>
                  <a:stretch>
                    <a:fillRect/>
                  </a:stretch>
                </pic:blipFill>
                <pic:spPr>
                  <a:xfrm>
                    <a:off x="0" y="0"/>
                    <a:ext cx="952500" cy="514350"/>
                  </a:xfrm>
                  <a:prstGeom prst="rect">
                    <a:avLst/>
                  </a:prstGeom>
                </pic:spPr>
              </pic:pic>
            </a:graphicData>
          </a:graphic>
        </wp:inline>
      </w:drawing>
    </w:r>
    <w:r>
      <w:tab/>
    </w:r>
    <w:r>
      <w:tab/>
    </w:r>
    <w:r>
      <w:rPr>
        <w:noProof/>
        <w:lang w:eastAsia="fr-FR"/>
      </w:rPr>
      <w:drawing>
        <wp:inline distT="0" distB="0" distL="0" distR="0" wp14:anchorId="74A39D8A" wp14:editId="43DFA401">
          <wp:extent cx="1310939" cy="514350"/>
          <wp:effectExtent l="19050" t="0" r="3511" b="0"/>
          <wp:docPr id="2" name="Image 1" descr="Logo Imago Recadré 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Imago Recadré small.jpg"/>
                  <pic:cNvPicPr/>
                </pic:nvPicPr>
                <pic:blipFill>
                  <a:blip r:embed="rId2"/>
                  <a:stretch>
                    <a:fillRect/>
                  </a:stretch>
                </pic:blipFill>
                <pic:spPr>
                  <a:xfrm>
                    <a:off x="0" y="0"/>
                    <a:ext cx="1314216" cy="515636"/>
                  </a:xfrm>
                  <a:prstGeom prst="rect">
                    <a:avLst/>
                  </a:prstGeom>
                </pic:spPr>
              </pic:pic>
            </a:graphicData>
          </a:graphic>
        </wp:inline>
      </w:drawing>
    </w:r>
  </w:p>
  <w:p w14:paraId="08EEF4FB" w14:textId="77777777" w:rsidR="00FF2A7A" w:rsidRDefault="00FF2A7A" w:rsidP="00C1160A">
    <w:pPr>
      <w:pStyle w:val="Titre"/>
      <w:tabs>
        <w:tab w:val="clear" w:pos="6663"/>
      </w:tabs>
    </w:pPr>
  </w:p>
  <w:p w14:paraId="5238FC14" w14:textId="77777777" w:rsidR="00FF2A7A" w:rsidRDefault="00FF2A7A" w:rsidP="00C1160A">
    <w:pPr>
      <w:pStyle w:val="Titre"/>
      <w:tabs>
        <w:tab w:val="clear" w:pos="6663"/>
      </w:tabs>
    </w:pPr>
    <w:r>
      <w:t>TRAITEMENT DES DONNEES MOUILLAGE ADCP</w:t>
    </w:r>
  </w:p>
  <w:p w14:paraId="6F2B5C43" w14:textId="77777777" w:rsidR="00FF2A7A" w:rsidRPr="00B66663" w:rsidRDefault="00FF2A7A" w:rsidP="00B66663">
    <w:pPr>
      <w:rPr>
        <w:lang w:eastAsia="en-US"/>
      </w:rPr>
    </w:pPr>
  </w:p>
  <w:p w14:paraId="6D7F5DBD" w14:textId="5352574C" w:rsidR="00FF2A7A" w:rsidRDefault="00FF2A7A" w:rsidP="009D1315">
    <w:pPr>
      <w:pStyle w:val="En-tte"/>
      <w:pBdr>
        <w:top w:val="single" w:sz="8" w:space="1" w:color="4F81BD"/>
      </w:pBdr>
      <w:tabs>
        <w:tab w:val="clear" w:pos="4536"/>
        <w:tab w:val="left" w:pos="1985"/>
      </w:tabs>
    </w:pPr>
    <w:r w:rsidRPr="00466B3F">
      <w:t>Laboratoire : US191</w:t>
    </w:r>
    <w:r>
      <w:tab/>
      <w:t xml:space="preserve">                                                                                                         </w:t>
    </w:r>
    <w:r>
      <w:rPr>
        <w:color w:val="000000" w:themeColor="text1"/>
      </w:rPr>
      <w:t>PROTOCOLE</w:t>
    </w:r>
  </w:p>
  <w:p w14:paraId="4A3C0EF9" w14:textId="7F5B381E" w:rsidR="00FF2A7A" w:rsidRPr="00466B3F" w:rsidRDefault="00FF2A7A" w:rsidP="00C27C1E">
    <w:pPr>
      <w:pStyle w:val="En-tte"/>
      <w:pBdr>
        <w:top w:val="single" w:sz="8" w:space="1" w:color="4F81BD"/>
      </w:pBdr>
      <w:tabs>
        <w:tab w:val="clear" w:pos="4536"/>
        <w:tab w:val="left" w:pos="1985"/>
      </w:tabs>
    </w:pPr>
    <w:r w:rsidRPr="00466B3F">
      <w:t xml:space="preserve">Implantation : </w:t>
    </w:r>
    <w:r>
      <w:t xml:space="preserve">Brest              </w:t>
    </w:r>
    <w:r>
      <w:tab/>
    </w:r>
    <w:r w:rsidRPr="00466B3F">
      <w:t xml:space="preserve">Version </w:t>
    </w:r>
    <w:r w:rsidR="006020E8">
      <w:rPr>
        <w:color w:val="000000" w:themeColor="text1"/>
      </w:rPr>
      <w:t>02</w:t>
    </w:r>
  </w:p>
  <w:p w14:paraId="7D175546" w14:textId="77777777" w:rsidR="00FF2A7A" w:rsidRDefault="00FF2A7A" w:rsidP="009D1315">
    <w:pPr>
      <w:pStyle w:val="En-tte"/>
      <w:pBdr>
        <w:bottom w:val="single" w:sz="8" w:space="1" w:color="4F81BD"/>
      </w:pBdr>
      <w:tabs>
        <w:tab w:val="clear" w:pos="4536"/>
        <w:tab w:val="left" w:pos="1985"/>
      </w:tabs>
    </w:pPr>
    <w:r>
      <w:tab/>
    </w:r>
    <w:r w:rsidRPr="00466B3F">
      <w:tab/>
      <w:t xml:space="preserve">Page </w:t>
    </w:r>
    <w:r>
      <w:fldChar w:fldCharType="begin"/>
    </w:r>
    <w:r>
      <w:instrText xml:space="preserve"> PAGE   \* MERGEFORMAT </w:instrText>
    </w:r>
    <w:r>
      <w:fldChar w:fldCharType="separate"/>
    </w:r>
    <w:r w:rsidR="00CF2365">
      <w:rPr>
        <w:noProof/>
      </w:rPr>
      <w:t>18</w:t>
    </w:r>
    <w:r>
      <w:rPr>
        <w:noProof/>
      </w:rPr>
      <w:fldChar w:fldCharType="end"/>
    </w:r>
    <w:r w:rsidRPr="00466B3F">
      <w:t>/</w:t>
    </w:r>
    <w:fldSimple w:instr=" NUMPAGES   \* MERGEFORMAT ">
      <w:r w:rsidR="00CF2365">
        <w:rPr>
          <w:noProof/>
        </w:rPr>
        <w:t>18</w:t>
      </w:r>
    </w:fldSimple>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6E617" w14:textId="77777777" w:rsidR="00FF2A7A" w:rsidRDefault="00FF2A7A">
    <w:pPr>
      <w:pStyle w:val="En-tte"/>
    </w:pPr>
    <w:r>
      <w:rPr>
        <w:noProof/>
      </w:rPr>
      <w:pict w14:anchorId="75A3915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1227274" o:spid="_x0000_s2049" type="#_x0000_t136" style="position:absolute;margin-left:0;margin-top:0;width:590.2pt;height:49.15pt;rotation:315;z-index:-251656192;mso-position-horizontal:center;mso-position-horizontal-relative:margin;mso-position-vertical:center;mso-position-vertical-relative:margin" o:allowincell="f" fillcolor="silver" stroked="f">
          <v:fill opacity=".5"/>
          <v:textpath style="font-family:&quot;Times New Roman&quot;;font-size:1pt" string="Version papier non gérée"/>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FDE3063"/>
    <w:multiLevelType w:val="hybridMultilevel"/>
    <w:tmpl w:val="F78A084C"/>
    <w:lvl w:ilvl="0" w:tplc="AE30D1E6">
      <w:start w:val="10"/>
      <w:numFmt w:val="bullet"/>
      <w:lvlText w:val="-"/>
      <w:lvlJc w:val="left"/>
      <w:pPr>
        <w:ind w:left="720" w:hanging="360"/>
      </w:pPr>
      <w:rPr>
        <w:rFonts w:ascii="Times New Roman" w:eastAsia="Times New Roman" w:hAnsi="Times New Roman" w:cs="Times New Roman" w:hint="default"/>
        <w:color w:val="auto"/>
      </w:rPr>
    </w:lvl>
    <w:lvl w:ilvl="1" w:tplc="040C0001">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59B607F"/>
    <w:multiLevelType w:val="hybridMultilevel"/>
    <w:tmpl w:val="33BACA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89E646D"/>
    <w:multiLevelType w:val="hybridMultilevel"/>
    <w:tmpl w:val="F4701C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5A9C53CF"/>
    <w:multiLevelType w:val="multilevel"/>
    <w:tmpl w:val="E9983286"/>
    <w:lvl w:ilvl="0">
      <w:start w:val="1"/>
      <w:numFmt w:val="decimal"/>
      <w:pStyle w:val="Titre1"/>
      <w:lvlText w:val="%1."/>
      <w:lvlJc w:val="left"/>
      <w:pPr>
        <w:ind w:left="360" w:hanging="360"/>
      </w:pPr>
      <w:rPr>
        <w:rFonts w:hint="default"/>
      </w:rPr>
    </w:lvl>
    <w:lvl w:ilvl="1">
      <w:start w:val="1"/>
      <w:numFmt w:val="decimal"/>
      <w:pStyle w:val="Titre2"/>
      <w:lvlText w:val="%1.%2."/>
      <w:lvlJc w:val="left"/>
      <w:pPr>
        <w:ind w:left="1850" w:hanging="432"/>
      </w:pPr>
      <w:rPr>
        <w:rFonts w:hint="default"/>
      </w:rPr>
    </w:lvl>
    <w:lvl w:ilvl="2">
      <w:start w:val="1"/>
      <w:numFmt w:val="decimal"/>
      <w:pStyle w:val="Titre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3"/>
  </w:num>
  <w:num w:numId="2">
    <w:abstractNumId w:val="1"/>
  </w:num>
  <w:num w:numId="3">
    <w:abstractNumId w:val="2"/>
  </w:num>
  <w:num w:numId="4">
    <w:abstractNumId w:val="0"/>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eline BACHELIER, Brest IRD, 02 98 22 46 65">
    <w15:presenceInfo w15:providerId="AD" w15:userId="S-1-5-21-500109986-1412980772-1848903544-320697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D40"/>
    <w:rsid w:val="000015D0"/>
    <w:rsid w:val="000165CB"/>
    <w:rsid w:val="00025355"/>
    <w:rsid w:val="00026247"/>
    <w:rsid w:val="00026CF1"/>
    <w:rsid w:val="0003452A"/>
    <w:rsid w:val="000351F4"/>
    <w:rsid w:val="00040C7C"/>
    <w:rsid w:val="00046F40"/>
    <w:rsid w:val="0004794D"/>
    <w:rsid w:val="00051EDB"/>
    <w:rsid w:val="00052BF2"/>
    <w:rsid w:val="000556B5"/>
    <w:rsid w:val="000557EF"/>
    <w:rsid w:val="00060B74"/>
    <w:rsid w:val="000614DA"/>
    <w:rsid w:val="0006505C"/>
    <w:rsid w:val="00067373"/>
    <w:rsid w:val="00073CD9"/>
    <w:rsid w:val="000765E1"/>
    <w:rsid w:val="00080DED"/>
    <w:rsid w:val="00081893"/>
    <w:rsid w:val="000822A2"/>
    <w:rsid w:val="00082A9A"/>
    <w:rsid w:val="00085083"/>
    <w:rsid w:val="00086D62"/>
    <w:rsid w:val="00093625"/>
    <w:rsid w:val="0009678C"/>
    <w:rsid w:val="000A0829"/>
    <w:rsid w:val="000B2DB9"/>
    <w:rsid w:val="000B6C7D"/>
    <w:rsid w:val="000B732A"/>
    <w:rsid w:val="000C5099"/>
    <w:rsid w:val="000C733E"/>
    <w:rsid w:val="000D2282"/>
    <w:rsid w:val="000E0782"/>
    <w:rsid w:val="000E2C99"/>
    <w:rsid w:val="000E4C9F"/>
    <w:rsid w:val="000F1FDA"/>
    <w:rsid w:val="000F3ED5"/>
    <w:rsid w:val="0010012A"/>
    <w:rsid w:val="001004B6"/>
    <w:rsid w:val="00103369"/>
    <w:rsid w:val="00103711"/>
    <w:rsid w:val="001044F2"/>
    <w:rsid w:val="00111687"/>
    <w:rsid w:val="00114B59"/>
    <w:rsid w:val="00120EAE"/>
    <w:rsid w:val="00120F1E"/>
    <w:rsid w:val="00121EE8"/>
    <w:rsid w:val="0012498E"/>
    <w:rsid w:val="00127B8E"/>
    <w:rsid w:val="00130741"/>
    <w:rsid w:val="00134CA3"/>
    <w:rsid w:val="00137B26"/>
    <w:rsid w:val="0014365E"/>
    <w:rsid w:val="001440F5"/>
    <w:rsid w:val="0014707B"/>
    <w:rsid w:val="00147650"/>
    <w:rsid w:val="00151F4C"/>
    <w:rsid w:val="001528DE"/>
    <w:rsid w:val="001533DB"/>
    <w:rsid w:val="001546BF"/>
    <w:rsid w:val="00154C57"/>
    <w:rsid w:val="001656B3"/>
    <w:rsid w:val="00166914"/>
    <w:rsid w:val="00182BE6"/>
    <w:rsid w:val="001831A1"/>
    <w:rsid w:val="001833FE"/>
    <w:rsid w:val="0018498C"/>
    <w:rsid w:val="00185EBA"/>
    <w:rsid w:val="00190D31"/>
    <w:rsid w:val="00195680"/>
    <w:rsid w:val="001A119F"/>
    <w:rsid w:val="001A25E1"/>
    <w:rsid w:val="001A3B6D"/>
    <w:rsid w:val="001A3BD0"/>
    <w:rsid w:val="001A6630"/>
    <w:rsid w:val="001B445C"/>
    <w:rsid w:val="001B5706"/>
    <w:rsid w:val="001C48CE"/>
    <w:rsid w:val="001C4FA4"/>
    <w:rsid w:val="001C7798"/>
    <w:rsid w:val="001D6C4D"/>
    <w:rsid w:val="001E0A82"/>
    <w:rsid w:val="001E33D1"/>
    <w:rsid w:val="001F220D"/>
    <w:rsid w:val="001F3960"/>
    <w:rsid w:val="001F48FA"/>
    <w:rsid w:val="001F5590"/>
    <w:rsid w:val="001F6072"/>
    <w:rsid w:val="002011E6"/>
    <w:rsid w:val="002065A8"/>
    <w:rsid w:val="00212563"/>
    <w:rsid w:val="00212D91"/>
    <w:rsid w:val="00222A54"/>
    <w:rsid w:val="002263FD"/>
    <w:rsid w:val="002327DC"/>
    <w:rsid w:val="0023432C"/>
    <w:rsid w:val="00234B25"/>
    <w:rsid w:val="00236E0D"/>
    <w:rsid w:val="0024776F"/>
    <w:rsid w:val="00250048"/>
    <w:rsid w:val="00254E9F"/>
    <w:rsid w:val="00257CAD"/>
    <w:rsid w:val="00261399"/>
    <w:rsid w:val="0026689B"/>
    <w:rsid w:val="00266DE0"/>
    <w:rsid w:val="002700A7"/>
    <w:rsid w:val="00273147"/>
    <w:rsid w:val="002735CB"/>
    <w:rsid w:val="00276335"/>
    <w:rsid w:val="00277E5B"/>
    <w:rsid w:val="002821FB"/>
    <w:rsid w:val="00292135"/>
    <w:rsid w:val="002926DB"/>
    <w:rsid w:val="002A041C"/>
    <w:rsid w:val="002A1CF8"/>
    <w:rsid w:val="002A5734"/>
    <w:rsid w:val="002A6415"/>
    <w:rsid w:val="002B191A"/>
    <w:rsid w:val="002B258C"/>
    <w:rsid w:val="002B26F5"/>
    <w:rsid w:val="002B5E9B"/>
    <w:rsid w:val="002B76F8"/>
    <w:rsid w:val="002D0A7B"/>
    <w:rsid w:val="002D1086"/>
    <w:rsid w:val="002D6714"/>
    <w:rsid w:val="002D767F"/>
    <w:rsid w:val="002E1F10"/>
    <w:rsid w:val="002F0315"/>
    <w:rsid w:val="002F1348"/>
    <w:rsid w:val="0030731C"/>
    <w:rsid w:val="0030735E"/>
    <w:rsid w:val="00322BAF"/>
    <w:rsid w:val="003330C2"/>
    <w:rsid w:val="0034171D"/>
    <w:rsid w:val="0034524A"/>
    <w:rsid w:val="00345A76"/>
    <w:rsid w:val="003527E7"/>
    <w:rsid w:val="0035382E"/>
    <w:rsid w:val="00361578"/>
    <w:rsid w:val="00364124"/>
    <w:rsid w:val="0036583F"/>
    <w:rsid w:val="00365FD1"/>
    <w:rsid w:val="00366088"/>
    <w:rsid w:val="00370065"/>
    <w:rsid w:val="00372248"/>
    <w:rsid w:val="003725FC"/>
    <w:rsid w:val="003735AD"/>
    <w:rsid w:val="00390F93"/>
    <w:rsid w:val="00392293"/>
    <w:rsid w:val="00392A72"/>
    <w:rsid w:val="00395DC8"/>
    <w:rsid w:val="003A19D1"/>
    <w:rsid w:val="003A630E"/>
    <w:rsid w:val="003A6BDA"/>
    <w:rsid w:val="003B1541"/>
    <w:rsid w:val="003B2959"/>
    <w:rsid w:val="003B58EE"/>
    <w:rsid w:val="003B74F6"/>
    <w:rsid w:val="003B750D"/>
    <w:rsid w:val="003C3921"/>
    <w:rsid w:val="003C4F81"/>
    <w:rsid w:val="003C68A1"/>
    <w:rsid w:val="003D1D55"/>
    <w:rsid w:val="003D2A3D"/>
    <w:rsid w:val="003D52EB"/>
    <w:rsid w:val="003E4932"/>
    <w:rsid w:val="003E4B4C"/>
    <w:rsid w:val="003E67CB"/>
    <w:rsid w:val="003F2838"/>
    <w:rsid w:val="003F2BC6"/>
    <w:rsid w:val="00411F49"/>
    <w:rsid w:val="004144D6"/>
    <w:rsid w:val="00414B69"/>
    <w:rsid w:val="00415D06"/>
    <w:rsid w:val="00416906"/>
    <w:rsid w:val="004174B6"/>
    <w:rsid w:val="0042294E"/>
    <w:rsid w:val="00423E85"/>
    <w:rsid w:val="00434E86"/>
    <w:rsid w:val="004371B5"/>
    <w:rsid w:val="00437862"/>
    <w:rsid w:val="00441D31"/>
    <w:rsid w:val="00442F17"/>
    <w:rsid w:val="00445CC6"/>
    <w:rsid w:val="004475A8"/>
    <w:rsid w:val="004608C5"/>
    <w:rsid w:val="004610BB"/>
    <w:rsid w:val="00461579"/>
    <w:rsid w:val="00461777"/>
    <w:rsid w:val="00462774"/>
    <w:rsid w:val="00462788"/>
    <w:rsid w:val="0046619A"/>
    <w:rsid w:val="00466B3F"/>
    <w:rsid w:val="004672CF"/>
    <w:rsid w:val="0048329C"/>
    <w:rsid w:val="00483D78"/>
    <w:rsid w:val="00491732"/>
    <w:rsid w:val="0049189F"/>
    <w:rsid w:val="00494CEC"/>
    <w:rsid w:val="00494D5C"/>
    <w:rsid w:val="00497B4B"/>
    <w:rsid w:val="004B196D"/>
    <w:rsid w:val="004C79B9"/>
    <w:rsid w:val="004C7B0F"/>
    <w:rsid w:val="004D14B0"/>
    <w:rsid w:val="004D2D14"/>
    <w:rsid w:val="004D3C87"/>
    <w:rsid w:val="004D59C4"/>
    <w:rsid w:val="004E06BA"/>
    <w:rsid w:val="004E5E3B"/>
    <w:rsid w:val="004E64EC"/>
    <w:rsid w:val="004E7B65"/>
    <w:rsid w:val="004F1A20"/>
    <w:rsid w:val="004F2582"/>
    <w:rsid w:val="004F76DE"/>
    <w:rsid w:val="0050018C"/>
    <w:rsid w:val="005012F4"/>
    <w:rsid w:val="0050323B"/>
    <w:rsid w:val="00503855"/>
    <w:rsid w:val="00512292"/>
    <w:rsid w:val="00514D5A"/>
    <w:rsid w:val="0052263D"/>
    <w:rsid w:val="005230EA"/>
    <w:rsid w:val="005233F2"/>
    <w:rsid w:val="005234F9"/>
    <w:rsid w:val="00527543"/>
    <w:rsid w:val="005321D7"/>
    <w:rsid w:val="0053468C"/>
    <w:rsid w:val="005375D4"/>
    <w:rsid w:val="00541B11"/>
    <w:rsid w:val="00543D8C"/>
    <w:rsid w:val="00545D86"/>
    <w:rsid w:val="0054761D"/>
    <w:rsid w:val="00552631"/>
    <w:rsid w:val="00555EC3"/>
    <w:rsid w:val="005560E5"/>
    <w:rsid w:val="00560ACE"/>
    <w:rsid w:val="00561D0A"/>
    <w:rsid w:val="00570E45"/>
    <w:rsid w:val="00571D88"/>
    <w:rsid w:val="0058797D"/>
    <w:rsid w:val="005A5F37"/>
    <w:rsid w:val="005B27F5"/>
    <w:rsid w:val="005C0774"/>
    <w:rsid w:val="005C1E5A"/>
    <w:rsid w:val="005C280F"/>
    <w:rsid w:val="005C4C0F"/>
    <w:rsid w:val="005C4F8E"/>
    <w:rsid w:val="005C6D82"/>
    <w:rsid w:val="005D0A53"/>
    <w:rsid w:val="005D0E90"/>
    <w:rsid w:val="005D2CE3"/>
    <w:rsid w:val="005D5980"/>
    <w:rsid w:val="005D59DA"/>
    <w:rsid w:val="005D655E"/>
    <w:rsid w:val="005D7B27"/>
    <w:rsid w:val="005E4BB8"/>
    <w:rsid w:val="005F0927"/>
    <w:rsid w:val="005F6C49"/>
    <w:rsid w:val="006020E8"/>
    <w:rsid w:val="006046CB"/>
    <w:rsid w:val="00606390"/>
    <w:rsid w:val="006076CF"/>
    <w:rsid w:val="00611F39"/>
    <w:rsid w:val="00616042"/>
    <w:rsid w:val="00627F84"/>
    <w:rsid w:val="00630553"/>
    <w:rsid w:val="00631285"/>
    <w:rsid w:val="00635408"/>
    <w:rsid w:val="006359DC"/>
    <w:rsid w:val="00640CA9"/>
    <w:rsid w:val="0064607F"/>
    <w:rsid w:val="00657665"/>
    <w:rsid w:val="00662FD0"/>
    <w:rsid w:val="006648ED"/>
    <w:rsid w:val="0066664A"/>
    <w:rsid w:val="00673190"/>
    <w:rsid w:val="00674866"/>
    <w:rsid w:val="006804DD"/>
    <w:rsid w:val="00682F4F"/>
    <w:rsid w:val="006842AF"/>
    <w:rsid w:val="0069084F"/>
    <w:rsid w:val="006A41A8"/>
    <w:rsid w:val="006A5CD8"/>
    <w:rsid w:val="006B1272"/>
    <w:rsid w:val="006B23BB"/>
    <w:rsid w:val="006B2751"/>
    <w:rsid w:val="006B31F6"/>
    <w:rsid w:val="006B5DA0"/>
    <w:rsid w:val="006B5E01"/>
    <w:rsid w:val="006B714B"/>
    <w:rsid w:val="006C56C8"/>
    <w:rsid w:val="006D03C3"/>
    <w:rsid w:val="006D03D5"/>
    <w:rsid w:val="006D2D2C"/>
    <w:rsid w:val="006D4314"/>
    <w:rsid w:val="006E0288"/>
    <w:rsid w:val="006E615B"/>
    <w:rsid w:val="006F36C3"/>
    <w:rsid w:val="00703AA9"/>
    <w:rsid w:val="00716918"/>
    <w:rsid w:val="007212CF"/>
    <w:rsid w:val="00725F8F"/>
    <w:rsid w:val="00726773"/>
    <w:rsid w:val="007275D1"/>
    <w:rsid w:val="00732432"/>
    <w:rsid w:val="007338C2"/>
    <w:rsid w:val="007406B0"/>
    <w:rsid w:val="0074796E"/>
    <w:rsid w:val="00747DAA"/>
    <w:rsid w:val="00753A0A"/>
    <w:rsid w:val="00753BAC"/>
    <w:rsid w:val="0076251B"/>
    <w:rsid w:val="0076556B"/>
    <w:rsid w:val="00767356"/>
    <w:rsid w:val="00771599"/>
    <w:rsid w:val="00782742"/>
    <w:rsid w:val="00782E20"/>
    <w:rsid w:val="007852DE"/>
    <w:rsid w:val="007862B1"/>
    <w:rsid w:val="007878E2"/>
    <w:rsid w:val="00787C2F"/>
    <w:rsid w:val="007A6EE3"/>
    <w:rsid w:val="007B24C3"/>
    <w:rsid w:val="007B3B00"/>
    <w:rsid w:val="007B6186"/>
    <w:rsid w:val="007C7931"/>
    <w:rsid w:val="007D25A6"/>
    <w:rsid w:val="007D5BBC"/>
    <w:rsid w:val="007E42BE"/>
    <w:rsid w:val="007E7876"/>
    <w:rsid w:val="007E7A0B"/>
    <w:rsid w:val="00800024"/>
    <w:rsid w:val="00800CB9"/>
    <w:rsid w:val="008042BE"/>
    <w:rsid w:val="008061F0"/>
    <w:rsid w:val="008074FD"/>
    <w:rsid w:val="00810221"/>
    <w:rsid w:val="0081063D"/>
    <w:rsid w:val="008133E4"/>
    <w:rsid w:val="00816221"/>
    <w:rsid w:val="00816AA8"/>
    <w:rsid w:val="00816CD4"/>
    <w:rsid w:val="00821B50"/>
    <w:rsid w:val="00824C5B"/>
    <w:rsid w:val="00827212"/>
    <w:rsid w:val="00831E6E"/>
    <w:rsid w:val="008329F7"/>
    <w:rsid w:val="00834218"/>
    <w:rsid w:val="00837871"/>
    <w:rsid w:val="008408DB"/>
    <w:rsid w:val="0084232D"/>
    <w:rsid w:val="00844BEC"/>
    <w:rsid w:val="00846CF2"/>
    <w:rsid w:val="008500E4"/>
    <w:rsid w:val="008501F9"/>
    <w:rsid w:val="00851A46"/>
    <w:rsid w:val="00861AFA"/>
    <w:rsid w:val="00863455"/>
    <w:rsid w:val="008667F2"/>
    <w:rsid w:val="00871229"/>
    <w:rsid w:val="00871BB9"/>
    <w:rsid w:val="0087656A"/>
    <w:rsid w:val="00880791"/>
    <w:rsid w:val="008837C8"/>
    <w:rsid w:val="00883CE4"/>
    <w:rsid w:val="008962F9"/>
    <w:rsid w:val="008A153C"/>
    <w:rsid w:val="008B39A5"/>
    <w:rsid w:val="008B6446"/>
    <w:rsid w:val="008B76B5"/>
    <w:rsid w:val="008B76F6"/>
    <w:rsid w:val="008C3454"/>
    <w:rsid w:val="008C4050"/>
    <w:rsid w:val="008D01D9"/>
    <w:rsid w:val="008D1F22"/>
    <w:rsid w:val="008D26C6"/>
    <w:rsid w:val="008D453D"/>
    <w:rsid w:val="008E0AE5"/>
    <w:rsid w:val="008E4489"/>
    <w:rsid w:val="008E5011"/>
    <w:rsid w:val="008F03C2"/>
    <w:rsid w:val="008F244F"/>
    <w:rsid w:val="0090002F"/>
    <w:rsid w:val="00901278"/>
    <w:rsid w:val="0090383E"/>
    <w:rsid w:val="00903FBC"/>
    <w:rsid w:val="00907362"/>
    <w:rsid w:val="00910B07"/>
    <w:rsid w:val="009143C2"/>
    <w:rsid w:val="00914F2A"/>
    <w:rsid w:val="00916FC2"/>
    <w:rsid w:val="0092142D"/>
    <w:rsid w:val="00923721"/>
    <w:rsid w:val="00930D40"/>
    <w:rsid w:val="009310F8"/>
    <w:rsid w:val="009315AA"/>
    <w:rsid w:val="00933887"/>
    <w:rsid w:val="009454AC"/>
    <w:rsid w:val="00945A84"/>
    <w:rsid w:val="00951443"/>
    <w:rsid w:val="009552AB"/>
    <w:rsid w:val="00956C08"/>
    <w:rsid w:val="009610FC"/>
    <w:rsid w:val="00961EAC"/>
    <w:rsid w:val="00962155"/>
    <w:rsid w:val="0096409F"/>
    <w:rsid w:val="00967510"/>
    <w:rsid w:val="00976C15"/>
    <w:rsid w:val="00981DDE"/>
    <w:rsid w:val="00983447"/>
    <w:rsid w:val="00984A76"/>
    <w:rsid w:val="009861BC"/>
    <w:rsid w:val="0099795C"/>
    <w:rsid w:val="009A1828"/>
    <w:rsid w:val="009A439C"/>
    <w:rsid w:val="009A49CE"/>
    <w:rsid w:val="009A5548"/>
    <w:rsid w:val="009B1197"/>
    <w:rsid w:val="009B1386"/>
    <w:rsid w:val="009B44F0"/>
    <w:rsid w:val="009B695A"/>
    <w:rsid w:val="009B7A55"/>
    <w:rsid w:val="009C08D6"/>
    <w:rsid w:val="009D1315"/>
    <w:rsid w:val="009D2B4F"/>
    <w:rsid w:val="009D7E98"/>
    <w:rsid w:val="009E077A"/>
    <w:rsid w:val="009E5B4E"/>
    <w:rsid w:val="009F15F1"/>
    <w:rsid w:val="009F4717"/>
    <w:rsid w:val="009F60C3"/>
    <w:rsid w:val="00A034FE"/>
    <w:rsid w:val="00A04FDF"/>
    <w:rsid w:val="00A050EF"/>
    <w:rsid w:val="00A0601F"/>
    <w:rsid w:val="00A06241"/>
    <w:rsid w:val="00A1634B"/>
    <w:rsid w:val="00A24C30"/>
    <w:rsid w:val="00A2557E"/>
    <w:rsid w:val="00A25D5C"/>
    <w:rsid w:val="00A353ED"/>
    <w:rsid w:val="00A36C16"/>
    <w:rsid w:val="00A40F65"/>
    <w:rsid w:val="00A42A03"/>
    <w:rsid w:val="00A43FDA"/>
    <w:rsid w:val="00A51CD8"/>
    <w:rsid w:val="00A54FE3"/>
    <w:rsid w:val="00A55B42"/>
    <w:rsid w:val="00A56395"/>
    <w:rsid w:val="00A56A45"/>
    <w:rsid w:val="00A60377"/>
    <w:rsid w:val="00A749EA"/>
    <w:rsid w:val="00A75DDB"/>
    <w:rsid w:val="00A803FE"/>
    <w:rsid w:val="00A82A38"/>
    <w:rsid w:val="00A82C33"/>
    <w:rsid w:val="00A83FAD"/>
    <w:rsid w:val="00A903FE"/>
    <w:rsid w:val="00A90427"/>
    <w:rsid w:val="00A91871"/>
    <w:rsid w:val="00A937E0"/>
    <w:rsid w:val="00AA1AD1"/>
    <w:rsid w:val="00AA7D9D"/>
    <w:rsid w:val="00AB1B78"/>
    <w:rsid w:val="00AB7ECB"/>
    <w:rsid w:val="00AC3412"/>
    <w:rsid w:val="00AD0278"/>
    <w:rsid w:val="00AD1DEC"/>
    <w:rsid w:val="00AD367B"/>
    <w:rsid w:val="00AD389C"/>
    <w:rsid w:val="00AD3F8B"/>
    <w:rsid w:val="00AE1355"/>
    <w:rsid w:val="00AE6366"/>
    <w:rsid w:val="00AF1F5F"/>
    <w:rsid w:val="00B00910"/>
    <w:rsid w:val="00B0390F"/>
    <w:rsid w:val="00B062FA"/>
    <w:rsid w:val="00B15702"/>
    <w:rsid w:val="00B207E0"/>
    <w:rsid w:val="00B22F93"/>
    <w:rsid w:val="00B2761C"/>
    <w:rsid w:val="00B27E1C"/>
    <w:rsid w:val="00B35186"/>
    <w:rsid w:val="00B37D13"/>
    <w:rsid w:val="00B43B48"/>
    <w:rsid w:val="00B52DD5"/>
    <w:rsid w:val="00B537F8"/>
    <w:rsid w:val="00B54236"/>
    <w:rsid w:val="00B54733"/>
    <w:rsid w:val="00B54BB9"/>
    <w:rsid w:val="00B54F5F"/>
    <w:rsid w:val="00B60AA9"/>
    <w:rsid w:val="00B6254F"/>
    <w:rsid w:val="00B650BC"/>
    <w:rsid w:val="00B65774"/>
    <w:rsid w:val="00B66663"/>
    <w:rsid w:val="00B715E2"/>
    <w:rsid w:val="00B72BD4"/>
    <w:rsid w:val="00B77782"/>
    <w:rsid w:val="00B84823"/>
    <w:rsid w:val="00B84EDE"/>
    <w:rsid w:val="00B92F9B"/>
    <w:rsid w:val="00B97302"/>
    <w:rsid w:val="00BA0059"/>
    <w:rsid w:val="00BA2C11"/>
    <w:rsid w:val="00BA3A13"/>
    <w:rsid w:val="00BA5A36"/>
    <w:rsid w:val="00BA635C"/>
    <w:rsid w:val="00BA76DF"/>
    <w:rsid w:val="00BB6557"/>
    <w:rsid w:val="00BC1311"/>
    <w:rsid w:val="00BC6AE3"/>
    <w:rsid w:val="00BC79EC"/>
    <w:rsid w:val="00BD19AE"/>
    <w:rsid w:val="00BD3081"/>
    <w:rsid w:val="00BD3630"/>
    <w:rsid w:val="00BD38A5"/>
    <w:rsid w:val="00BD45BB"/>
    <w:rsid w:val="00BD6799"/>
    <w:rsid w:val="00BD72BE"/>
    <w:rsid w:val="00BD77F7"/>
    <w:rsid w:val="00BE3317"/>
    <w:rsid w:val="00BE50F8"/>
    <w:rsid w:val="00BF06C6"/>
    <w:rsid w:val="00BF5038"/>
    <w:rsid w:val="00BF5133"/>
    <w:rsid w:val="00BF5E7F"/>
    <w:rsid w:val="00BF7E2F"/>
    <w:rsid w:val="00C02211"/>
    <w:rsid w:val="00C04213"/>
    <w:rsid w:val="00C06018"/>
    <w:rsid w:val="00C06CEC"/>
    <w:rsid w:val="00C06EFD"/>
    <w:rsid w:val="00C1053C"/>
    <w:rsid w:val="00C1160A"/>
    <w:rsid w:val="00C12008"/>
    <w:rsid w:val="00C120B3"/>
    <w:rsid w:val="00C130A7"/>
    <w:rsid w:val="00C1465A"/>
    <w:rsid w:val="00C165B6"/>
    <w:rsid w:val="00C16969"/>
    <w:rsid w:val="00C169CF"/>
    <w:rsid w:val="00C26B85"/>
    <w:rsid w:val="00C27C1E"/>
    <w:rsid w:val="00C323CA"/>
    <w:rsid w:val="00C33F47"/>
    <w:rsid w:val="00C34771"/>
    <w:rsid w:val="00C34857"/>
    <w:rsid w:val="00C34EE0"/>
    <w:rsid w:val="00C41FFE"/>
    <w:rsid w:val="00C45264"/>
    <w:rsid w:val="00C46B8A"/>
    <w:rsid w:val="00C50BAC"/>
    <w:rsid w:val="00C516D3"/>
    <w:rsid w:val="00C554CE"/>
    <w:rsid w:val="00C627EE"/>
    <w:rsid w:val="00C64DA3"/>
    <w:rsid w:val="00C6602B"/>
    <w:rsid w:val="00C67D77"/>
    <w:rsid w:val="00C71DA2"/>
    <w:rsid w:val="00C731A3"/>
    <w:rsid w:val="00C74FB1"/>
    <w:rsid w:val="00C767A7"/>
    <w:rsid w:val="00C80761"/>
    <w:rsid w:val="00C91537"/>
    <w:rsid w:val="00C93420"/>
    <w:rsid w:val="00C9553F"/>
    <w:rsid w:val="00CA1E1F"/>
    <w:rsid w:val="00CA5119"/>
    <w:rsid w:val="00CB3CBE"/>
    <w:rsid w:val="00CB44E4"/>
    <w:rsid w:val="00CC1019"/>
    <w:rsid w:val="00CC179A"/>
    <w:rsid w:val="00CD2019"/>
    <w:rsid w:val="00CD50C0"/>
    <w:rsid w:val="00CD6877"/>
    <w:rsid w:val="00CD737B"/>
    <w:rsid w:val="00CE06E2"/>
    <w:rsid w:val="00CE528B"/>
    <w:rsid w:val="00CE6B47"/>
    <w:rsid w:val="00CE7B0F"/>
    <w:rsid w:val="00CF15EF"/>
    <w:rsid w:val="00CF2365"/>
    <w:rsid w:val="00CF4680"/>
    <w:rsid w:val="00CF5961"/>
    <w:rsid w:val="00D02128"/>
    <w:rsid w:val="00D06668"/>
    <w:rsid w:val="00D07951"/>
    <w:rsid w:val="00D10918"/>
    <w:rsid w:val="00D24512"/>
    <w:rsid w:val="00D25C19"/>
    <w:rsid w:val="00D30843"/>
    <w:rsid w:val="00D35E8B"/>
    <w:rsid w:val="00D430EC"/>
    <w:rsid w:val="00D43C6C"/>
    <w:rsid w:val="00D43D88"/>
    <w:rsid w:val="00D472D3"/>
    <w:rsid w:val="00D50887"/>
    <w:rsid w:val="00D57183"/>
    <w:rsid w:val="00D62C69"/>
    <w:rsid w:val="00D62E5B"/>
    <w:rsid w:val="00D660EE"/>
    <w:rsid w:val="00D733F4"/>
    <w:rsid w:val="00D74C02"/>
    <w:rsid w:val="00D76A08"/>
    <w:rsid w:val="00D80D14"/>
    <w:rsid w:val="00D80EBB"/>
    <w:rsid w:val="00D810EB"/>
    <w:rsid w:val="00D820AB"/>
    <w:rsid w:val="00D851F5"/>
    <w:rsid w:val="00D85921"/>
    <w:rsid w:val="00D90768"/>
    <w:rsid w:val="00D912BE"/>
    <w:rsid w:val="00D91A24"/>
    <w:rsid w:val="00D93089"/>
    <w:rsid w:val="00D9485B"/>
    <w:rsid w:val="00D949D7"/>
    <w:rsid w:val="00D9512D"/>
    <w:rsid w:val="00DA0B57"/>
    <w:rsid w:val="00DA3F05"/>
    <w:rsid w:val="00DB0156"/>
    <w:rsid w:val="00DB2631"/>
    <w:rsid w:val="00DB2B62"/>
    <w:rsid w:val="00DB2E36"/>
    <w:rsid w:val="00DB476B"/>
    <w:rsid w:val="00DC1479"/>
    <w:rsid w:val="00DC369C"/>
    <w:rsid w:val="00DC7CCE"/>
    <w:rsid w:val="00DD3E88"/>
    <w:rsid w:val="00DD3FAE"/>
    <w:rsid w:val="00DD5BE0"/>
    <w:rsid w:val="00DE36E9"/>
    <w:rsid w:val="00DE56FF"/>
    <w:rsid w:val="00DE594F"/>
    <w:rsid w:val="00DE5B8F"/>
    <w:rsid w:val="00DF0A85"/>
    <w:rsid w:val="00DF79C5"/>
    <w:rsid w:val="00E15604"/>
    <w:rsid w:val="00E20C93"/>
    <w:rsid w:val="00E2697D"/>
    <w:rsid w:val="00E314B5"/>
    <w:rsid w:val="00E338DC"/>
    <w:rsid w:val="00E36AA9"/>
    <w:rsid w:val="00E42C45"/>
    <w:rsid w:val="00E53792"/>
    <w:rsid w:val="00E53C45"/>
    <w:rsid w:val="00E547DC"/>
    <w:rsid w:val="00E62164"/>
    <w:rsid w:val="00E655EA"/>
    <w:rsid w:val="00E67C4E"/>
    <w:rsid w:val="00E71463"/>
    <w:rsid w:val="00E72085"/>
    <w:rsid w:val="00E73F27"/>
    <w:rsid w:val="00E8567F"/>
    <w:rsid w:val="00E85D38"/>
    <w:rsid w:val="00E876DA"/>
    <w:rsid w:val="00E962E6"/>
    <w:rsid w:val="00E9724A"/>
    <w:rsid w:val="00EA2016"/>
    <w:rsid w:val="00EA7212"/>
    <w:rsid w:val="00EB4D35"/>
    <w:rsid w:val="00EC0E24"/>
    <w:rsid w:val="00EC1601"/>
    <w:rsid w:val="00EC1B35"/>
    <w:rsid w:val="00EC3942"/>
    <w:rsid w:val="00EC62F5"/>
    <w:rsid w:val="00ED15E5"/>
    <w:rsid w:val="00ED1E44"/>
    <w:rsid w:val="00ED3FE7"/>
    <w:rsid w:val="00ED70EE"/>
    <w:rsid w:val="00ED7207"/>
    <w:rsid w:val="00EE1E38"/>
    <w:rsid w:val="00EE5BDB"/>
    <w:rsid w:val="00EF5063"/>
    <w:rsid w:val="00F00EA9"/>
    <w:rsid w:val="00F039A1"/>
    <w:rsid w:val="00F1062C"/>
    <w:rsid w:val="00F13035"/>
    <w:rsid w:val="00F215B9"/>
    <w:rsid w:val="00F22DED"/>
    <w:rsid w:val="00F237F8"/>
    <w:rsid w:val="00F25F44"/>
    <w:rsid w:val="00F273E5"/>
    <w:rsid w:val="00F30EF2"/>
    <w:rsid w:val="00F31949"/>
    <w:rsid w:val="00F34531"/>
    <w:rsid w:val="00F35D45"/>
    <w:rsid w:val="00F37C79"/>
    <w:rsid w:val="00F45D22"/>
    <w:rsid w:val="00F57D92"/>
    <w:rsid w:val="00F60805"/>
    <w:rsid w:val="00F609DA"/>
    <w:rsid w:val="00F61E04"/>
    <w:rsid w:val="00F63F2A"/>
    <w:rsid w:val="00F6483E"/>
    <w:rsid w:val="00F65E6A"/>
    <w:rsid w:val="00F7437D"/>
    <w:rsid w:val="00F76A27"/>
    <w:rsid w:val="00F84121"/>
    <w:rsid w:val="00F87217"/>
    <w:rsid w:val="00F93789"/>
    <w:rsid w:val="00F938ED"/>
    <w:rsid w:val="00F93BE7"/>
    <w:rsid w:val="00F955D2"/>
    <w:rsid w:val="00FA0398"/>
    <w:rsid w:val="00FA279C"/>
    <w:rsid w:val="00FA2AE7"/>
    <w:rsid w:val="00FA304C"/>
    <w:rsid w:val="00FB5059"/>
    <w:rsid w:val="00FC12FB"/>
    <w:rsid w:val="00FC278B"/>
    <w:rsid w:val="00FD00E7"/>
    <w:rsid w:val="00FD0AC5"/>
    <w:rsid w:val="00FD2A54"/>
    <w:rsid w:val="00FD56AD"/>
    <w:rsid w:val="00FD63D7"/>
    <w:rsid w:val="00FE5B8F"/>
    <w:rsid w:val="00FE6295"/>
    <w:rsid w:val="00FF1584"/>
    <w:rsid w:val="00FF2A7A"/>
    <w:rsid w:val="00FF2D3E"/>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44184EBF"/>
  <w15:docId w15:val="{9A76A929-1438-424E-94E5-017E11150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D3F8B"/>
    <w:pPr>
      <w:suppressAutoHyphens/>
      <w:spacing w:after="0" w:line="240" w:lineRule="auto"/>
    </w:pPr>
    <w:rPr>
      <w:rFonts w:ascii="Times New Roman" w:eastAsia="Times New Roman" w:hAnsi="Times New Roman" w:cs="Times New Roman"/>
      <w:lang w:eastAsia="ar-SA"/>
    </w:rPr>
  </w:style>
  <w:style w:type="paragraph" w:styleId="Titre1">
    <w:name w:val="heading 1"/>
    <w:basedOn w:val="Normal"/>
    <w:next w:val="Normal"/>
    <w:link w:val="Titre1Car"/>
    <w:qFormat/>
    <w:rsid w:val="00D76A08"/>
    <w:pPr>
      <w:numPr>
        <w:numId w:val="1"/>
      </w:numPr>
      <w:tabs>
        <w:tab w:val="left" w:pos="7513"/>
      </w:tabs>
      <w:spacing w:before="240" w:after="240"/>
      <w:outlineLvl w:val="0"/>
    </w:pPr>
    <w:rPr>
      <w:color w:val="056284"/>
      <w:sz w:val="28"/>
      <w:szCs w:val="28"/>
      <w:lang w:eastAsia="en-US"/>
    </w:rPr>
  </w:style>
  <w:style w:type="paragraph" w:styleId="Titre2">
    <w:name w:val="heading 2"/>
    <w:basedOn w:val="Normal"/>
    <w:next w:val="Normal"/>
    <w:link w:val="Titre2Car"/>
    <w:uiPriority w:val="9"/>
    <w:unhideWhenUsed/>
    <w:qFormat/>
    <w:rsid w:val="005D0A53"/>
    <w:pPr>
      <w:keepNext/>
      <w:keepLines/>
      <w:numPr>
        <w:ilvl w:val="1"/>
        <w:numId w:val="1"/>
      </w:numPr>
      <w:spacing w:before="240" w:after="240"/>
      <w:outlineLvl w:val="1"/>
    </w:pPr>
    <w:rPr>
      <w:rFonts w:eastAsiaTheme="majorEastAsia"/>
      <w:b/>
      <w:bCs/>
      <w:color w:val="4F81BD" w:themeColor="accent1"/>
      <w:sz w:val="26"/>
      <w:szCs w:val="26"/>
    </w:rPr>
  </w:style>
  <w:style w:type="paragraph" w:styleId="Titre3">
    <w:name w:val="heading 3"/>
    <w:basedOn w:val="Normal"/>
    <w:next w:val="Normal"/>
    <w:link w:val="Titre3Car"/>
    <w:uiPriority w:val="9"/>
    <w:unhideWhenUsed/>
    <w:qFormat/>
    <w:rsid w:val="005D0A53"/>
    <w:pPr>
      <w:keepNext/>
      <w:keepLines/>
      <w:numPr>
        <w:ilvl w:val="2"/>
        <w:numId w:val="1"/>
      </w:numPr>
      <w:spacing w:before="240" w:after="120"/>
      <w:outlineLvl w:val="2"/>
    </w:pPr>
    <w:rPr>
      <w:rFonts w:eastAsiaTheme="majorEastAsia"/>
      <w:b/>
      <w:bCs/>
      <w:color w:val="4F81BD" w:themeColor="accent1"/>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Accentuation">
    <w:name w:val="Emphasis"/>
    <w:basedOn w:val="Policepardfaut"/>
    <w:rsid w:val="00E62164"/>
    <w:rPr>
      <w:rFonts w:ascii="Times New Roman" w:hAnsi="Times New Roman" w:cs="Times New Roman"/>
      <w:i/>
      <w:iCs/>
    </w:rPr>
  </w:style>
  <w:style w:type="paragraph" w:styleId="Titre">
    <w:name w:val="Title"/>
    <w:basedOn w:val="Normal"/>
    <w:next w:val="Normal"/>
    <w:link w:val="TitreCar"/>
    <w:qFormat/>
    <w:rsid w:val="00962155"/>
    <w:pPr>
      <w:tabs>
        <w:tab w:val="left" w:pos="6663"/>
      </w:tabs>
      <w:spacing w:after="120"/>
      <w:contextualSpacing/>
      <w:jc w:val="center"/>
    </w:pPr>
    <w:rPr>
      <w:rFonts w:ascii="Cambria" w:hAnsi="Cambria"/>
      <w:b/>
      <w:color w:val="17365D"/>
      <w:spacing w:val="5"/>
      <w:kern w:val="28"/>
      <w:sz w:val="36"/>
      <w:szCs w:val="36"/>
      <w:lang w:eastAsia="en-US"/>
    </w:rPr>
  </w:style>
  <w:style w:type="character" w:customStyle="1" w:styleId="TitreCar">
    <w:name w:val="Titre Car"/>
    <w:basedOn w:val="Policepardfaut"/>
    <w:link w:val="Titre"/>
    <w:rsid w:val="00962155"/>
    <w:rPr>
      <w:rFonts w:ascii="Cambria" w:eastAsia="Times New Roman" w:hAnsi="Cambria" w:cs="Times New Roman"/>
      <w:b/>
      <w:color w:val="17365D"/>
      <w:spacing w:val="5"/>
      <w:kern w:val="28"/>
      <w:sz w:val="36"/>
      <w:szCs w:val="36"/>
      <w:lang w:eastAsia="en-US"/>
    </w:rPr>
  </w:style>
  <w:style w:type="character" w:customStyle="1" w:styleId="Titre1Car">
    <w:name w:val="Titre 1 Car"/>
    <w:basedOn w:val="Policepardfaut"/>
    <w:link w:val="Titre1"/>
    <w:rsid w:val="00D76A08"/>
    <w:rPr>
      <w:rFonts w:ascii="Times New Roman" w:eastAsia="Times New Roman" w:hAnsi="Times New Roman" w:cs="Times New Roman"/>
      <w:color w:val="056284"/>
      <w:sz w:val="28"/>
      <w:szCs w:val="28"/>
      <w:lang w:eastAsia="en-US"/>
    </w:rPr>
  </w:style>
  <w:style w:type="character" w:customStyle="1" w:styleId="Titre2Car">
    <w:name w:val="Titre 2 Car"/>
    <w:basedOn w:val="Policepardfaut"/>
    <w:link w:val="Titre2"/>
    <w:uiPriority w:val="9"/>
    <w:rsid w:val="005D0A53"/>
    <w:rPr>
      <w:rFonts w:ascii="Times New Roman" w:eastAsiaTheme="majorEastAsia" w:hAnsi="Times New Roman" w:cs="Times New Roman"/>
      <w:b/>
      <w:bCs/>
      <w:color w:val="4F81BD" w:themeColor="accent1"/>
      <w:sz w:val="26"/>
      <w:szCs w:val="26"/>
      <w:lang w:eastAsia="ar-SA"/>
    </w:rPr>
  </w:style>
  <w:style w:type="paragraph" w:styleId="En-tte">
    <w:name w:val="header"/>
    <w:basedOn w:val="Normal"/>
    <w:link w:val="En-tteCar"/>
    <w:uiPriority w:val="99"/>
    <w:unhideWhenUsed/>
    <w:rsid w:val="00930D40"/>
    <w:pPr>
      <w:tabs>
        <w:tab w:val="center" w:pos="4536"/>
        <w:tab w:val="right" w:pos="9072"/>
      </w:tabs>
    </w:pPr>
  </w:style>
  <w:style w:type="character" w:customStyle="1" w:styleId="En-tteCar">
    <w:name w:val="En-tête Car"/>
    <w:basedOn w:val="Policepardfaut"/>
    <w:link w:val="En-tte"/>
    <w:uiPriority w:val="99"/>
    <w:rsid w:val="00930D40"/>
  </w:style>
  <w:style w:type="paragraph" w:styleId="Pieddepage">
    <w:name w:val="footer"/>
    <w:basedOn w:val="Normal"/>
    <w:link w:val="PieddepageCar"/>
    <w:uiPriority w:val="99"/>
    <w:unhideWhenUsed/>
    <w:rsid w:val="00930D40"/>
    <w:pPr>
      <w:tabs>
        <w:tab w:val="center" w:pos="4536"/>
        <w:tab w:val="right" w:pos="9072"/>
      </w:tabs>
    </w:pPr>
  </w:style>
  <w:style w:type="character" w:customStyle="1" w:styleId="PieddepageCar">
    <w:name w:val="Pied de page Car"/>
    <w:basedOn w:val="Policepardfaut"/>
    <w:link w:val="Pieddepage"/>
    <w:uiPriority w:val="99"/>
    <w:rsid w:val="00930D40"/>
  </w:style>
  <w:style w:type="paragraph" w:styleId="Textedebulles">
    <w:name w:val="Balloon Text"/>
    <w:basedOn w:val="Normal"/>
    <w:link w:val="TextedebullesCar"/>
    <w:uiPriority w:val="99"/>
    <w:semiHidden/>
    <w:unhideWhenUsed/>
    <w:rsid w:val="00930D40"/>
    <w:rPr>
      <w:rFonts w:ascii="Tahoma" w:hAnsi="Tahoma" w:cs="Tahoma"/>
      <w:sz w:val="16"/>
      <w:szCs w:val="16"/>
    </w:rPr>
  </w:style>
  <w:style w:type="character" w:customStyle="1" w:styleId="TextedebullesCar">
    <w:name w:val="Texte de bulles Car"/>
    <w:basedOn w:val="Policepardfaut"/>
    <w:link w:val="Textedebulles"/>
    <w:uiPriority w:val="99"/>
    <w:semiHidden/>
    <w:rsid w:val="00930D40"/>
    <w:rPr>
      <w:rFonts w:ascii="Tahoma" w:hAnsi="Tahoma" w:cs="Tahoma"/>
      <w:sz w:val="16"/>
      <w:szCs w:val="16"/>
    </w:rPr>
  </w:style>
  <w:style w:type="paragraph" w:styleId="En-ttedetabledesmatires">
    <w:name w:val="TOC Heading"/>
    <w:basedOn w:val="Titre1"/>
    <w:next w:val="Normal"/>
    <w:uiPriority w:val="39"/>
    <w:unhideWhenUsed/>
    <w:qFormat/>
    <w:rsid w:val="000822A2"/>
    <w:pPr>
      <w:keepLines/>
      <w:numPr>
        <w:numId w:val="0"/>
      </w:numPr>
      <w:tabs>
        <w:tab w:val="clear" w:pos="7513"/>
      </w:tabs>
      <w:suppressAutoHyphens w:val="0"/>
      <w:spacing w:before="480" w:after="0" w:line="276" w:lineRule="auto"/>
      <w:outlineLvl w:val="9"/>
    </w:pPr>
    <w:rPr>
      <w:rFonts w:asciiTheme="majorHAnsi" w:eastAsiaTheme="majorEastAsia" w:hAnsiTheme="majorHAnsi" w:cstheme="majorBidi"/>
      <w:color w:val="365F91" w:themeColor="accent1" w:themeShade="BF"/>
    </w:rPr>
  </w:style>
  <w:style w:type="paragraph" w:styleId="TM1">
    <w:name w:val="toc 1"/>
    <w:basedOn w:val="Normal"/>
    <w:next w:val="Normal"/>
    <w:autoRedefine/>
    <w:uiPriority w:val="39"/>
    <w:unhideWhenUsed/>
    <w:rsid w:val="00AD0278"/>
    <w:pPr>
      <w:tabs>
        <w:tab w:val="left" w:pos="440"/>
        <w:tab w:val="right" w:leader="dot" w:pos="9062"/>
      </w:tabs>
    </w:pPr>
  </w:style>
  <w:style w:type="character" w:styleId="Lienhypertexte">
    <w:name w:val="Hyperlink"/>
    <w:basedOn w:val="Policepardfaut"/>
    <w:uiPriority w:val="99"/>
    <w:unhideWhenUsed/>
    <w:rsid w:val="000822A2"/>
    <w:rPr>
      <w:color w:val="0000FF" w:themeColor="hyperlink"/>
      <w:u w:val="single"/>
    </w:rPr>
  </w:style>
  <w:style w:type="paragraph" w:styleId="Sansinterligne">
    <w:name w:val="No Spacing"/>
    <w:uiPriority w:val="1"/>
    <w:rsid w:val="000822A2"/>
    <w:pPr>
      <w:suppressAutoHyphens/>
      <w:spacing w:after="0" w:line="240" w:lineRule="auto"/>
    </w:pPr>
    <w:rPr>
      <w:rFonts w:ascii="Times New Roman" w:eastAsia="Times New Roman" w:hAnsi="Times New Roman" w:cs="Times New Roman"/>
      <w:szCs w:val="24"/>
      <w:lang w:eastAsia="ar-SA"/>
    </w:rPr>
  </w:style>
  <w:style w:type="paragraph" w:styleId="Paragraphedeliste">
    <w:name w:val="List Paragraph"/>
    <w:basedOn w:val="Normal"/>
    <w:uiPriority w:val="34"/>
    <w:qFormat/>
    <w:rsid w:val="006359DC"/>
    <w:pPr>
      <w:ind w:left="720"/>
      <w:contextualSpacing/>
    </w:pPr>
  </w:style>
  <w:style w:type="paragraph" w:styleId="TM2">
    <w:name w:val="toc 2"/>
    <w:basedOn w:val="Normal"/>
    <w:next w:val="Normal"/>
    <w:autoRedefine/>
    <w:uiPriority w:val="39"/>
    <w:unhideWhenUsed/>
    <w:rsid w:val="00BD19AE"/>
    <w:pPr>
      <w:spacing w:after="100"/>
      <w:ind w:left="220"/>
    </w:pPr>
  </w:style>
  <w:style w:type="table" w:styleId="Grilledutableau">
    <w:name w:val="Table Grid"/>
    <w:basedOn w:val="TableauNormal"/>
    <w:uiPriority w:val="59"/>
    <w:rsid w:val="00BF06C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itre3Car">
    <w:name w:val="Titre 3 Car"/>
    <w:basedOn w:val="Policepardfaut"/>
    <w:link w:val="Titre3"/>
    <w:uiPriority w:val="9"/>
    <w:rsid w:val="005D0A53"/>
    <w:rPr>
      <w:rFonts w:ascii="Times New Roman" w:eastAsiaTheme="majorEastAsia" w:hAnsi="Times New Roman" w:cs="Times New Roman"/>
      <w:b/>
      <w:bCs/>
      <w:color w:val="4F81BD" w:themeColor="accent1"/>
      <w:sz w:val="24"/>
      <w:szCs w:val="24"/>
      <w:lang w:eastAsia="ar-SA"/>
    </w:rPr>
  </w:style>
  <w:style w:type="paragraph" w:styleId="TM3">
    <w:name w:val="toc 3"/>
    <w:basedOn w:val="Normal"/>
    <w:next w:val="Normal"/>
    <w:autoRedefine/>
    <w:uiPriority w:val="39"/>
    <w:unhideWhenUsed/>
    <w:rsid w:val="0090002F"/>
    <w:pPr>
      <w:spacing w:after="100"/>
      <w:ind w:left="440"/>
    </w:pPr>
  </w:style>
  <w:style w:type="character" w:styleId="Lienhypertextesuivivisit">
    <w:name w:val="FollowedHyperlink"/>
    <w:basedOn w:val="Policepardfaut"/>
    <w:uiPriority w:val="99"/>
    <w:semiHidden/>
    <w:unhideWhenUsed/>
    <w:rsid w:val="00B54F5F"/>
    <w:rPr>
      <w:color w:val="800080" w:themeColor="followedHyperlink"/>
      <w:u w:val="single"/>
    </w:rPr>
  </w:style>
  <w:style w:type="character" w:styleId="Marquedecommentaire">
    <w:name w:val="annotation reference"/>
    <w:basedOn w:val="Policepardfaut"/>
    <w:uiPriority w:val="99"/>
    <w:semiHidden/>
    <w:unhideWhenUsed/>
    <w:rsid w:val="008E4489"/>
    <w:rPr>
      <w:sz w:val="16"/>
      <w:szCs w:val="16"/>
    </w:rPr>
  </w:style>
  <w:style w:type="paragraph" w:styleId="Commentaire">
    <w:name w:val="annotation text"/>
    <w:basedOn w:val="Normal"/>
    <w:link w:val="CommentaireCar"/>
    <w:uiPriority w:val="99"/>
    <w:unhideWhenUsed/>
    <w:rsid w:val="008E4489"/>
    <w:pPr>
      <w:suppressAutoHyphens w:val="0"/>
      <w:spacing w:after="200"/>
    </w:pPr>
    <w:rPr>
      <w:rFonts w:asciiTheme="minorHAnsi" w:eastAsiaTheme="minorHAnsi" w:hAnsiTheme="minorHAnsi" w:cstheme="minorBidi"/>
      <w:sz w:val="20"/>
      <w:szCs w:val="20"/>
      <w:lang w:eastAsia="en-US"/>
    </w:rPr>
  </w:style>
  <w:style w:type="character" w:customStyle="1" w:styleId="CommentaireCar">
    <w:name w:val="Commentaire Car"/>
    <w:basedOn w:val="Policepardfaut"/>
    <w:link w:val="Commentaire"/>
    <w:uiPriority w:val="99"/>
    <w:rsid w:val="008E4489"/>
    <w:rPr>
      <w:rFonts w:eastAsiaTheme="minorHAnsi"/>
      <w:sz w:val="20"/>
      <w:szCs w:val="20"/>
      <w:lang w:eastAsia="en-US"/>
    </w:rPr>
  </w:style>
  <w:style w:type="paragraph" w:styleId="Bibliographie">
    <w:name w:val="Bibliography"/>
    <w:basedOn w:val="Normal"/>
    <w:next w:val="Normal"/>
    <w:uiPriority w:val="37"/>
    <w:unhideWhenUsed/>
    <w:rsid w:val="005C0774"/>
    <w:pPr>
      <w:spacing w:after="240"/>
    </w:pPr>
  </w:style>
  <w:style w:type="paragraph" w:styleId="PrformatHTML">
    <w:name w:val="HTML Preformatted"/>
    <w:basedOn w:val="Normal"/>
    <w:link w:val="PrformatHTMLCar"/>
    <w:uiPriority w:val="99"/>
    <w:unhideWhenUsed/>
    <w:rsid w:val="00A91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sz w:val="20"/>
      <w:szCs w:val="20"/>
      <w:lang w:eastAsia="fr-FR"/>
    </w:rPr>
  </w:style>
  <w:style w:type="character" w:customStyle="1" w:styleId="PrformatHTMLCar">
    <w:name w:val="Préformaté HTML Car"/>
    <w:basedOn w:val="Policepardfaut"/>
    <w:link w:val="PrformatHTML"/>
    <w:uiPriority w:val="99"/>
    <w:rsid w:val="00A91871"/>
    <w:rPr>
      <w:rFonts w:ascii="Courier New" w:eastAsia="Times New Roman" w:hAnsi="Courier New" w:cs="Courier New"/>
      <w:sz w:val="20"/>
      <w:szCs w:val="20"/>
      <w:lang w:eastAsia="fr-FR"/>
    </w:rPr>
  </w:style>
  <w:style w:type="paragraph" w:styleId="Lgende">
    <w:name w:val="caption"/>
    <w:basedOn w:val="Normal"/>
    <w:next w:val="Normal"/>
    <w:uiPriority w:val="35"/>
    <w:unhideWhenUsed/>
    <w:qFormat/>
    <w:rsid w:val="00DB2B62"/>
    <w:pPr>
      <w:spacing w:after="200"/>
    </w:pPr>
    <w:rPr>
      <w:i/>
      <w:iCs/>
      <w:color w:val="1F497D" w:themeColor="text2"/>
      <w:sz w:val="18"/>
      <w:szCs w:val="18"/>
    </w:rPr>
  </w:style>
  <w:style w:type="paragraph" w:styleId="Tabledesillustrations">
    <w:name w:val="table of figures"/>
    <w:basedOn w:val="Normal"/>
    <w:next w:val="Normal"/>
    <w:uiPriority w:val="99"/>
    <w:unhideWhenUsed/>
    <w:rsid w:val="002B191A"/>
  </w:style>
  <w:style w:type="paragraph" w:styleId="Objetducommentaire">
    <w:name w:val="annotation subject"/>
    <w:basedOn w:val="Commentaire"/>
    <w:next w:val="Commentaire"/>
    <w:link w:val="ObjetducommentaireCar"/>
    <w:uiPriority w:val="99"/>
    <w:semiHidden/>
    <w:unhideWhenUsed/>
    <w:rsid w:val="00BA76DF"/>
    <w:pPr>
      <w:suppressAutoHyphens/>
      <w:spacing w:after="0"/>
    </w:pPr>
    <w:rPr>
      <w:rFonts w:ascii="Times New Roman" w:eastAsia="Times New Roman" w:hAnsi="Times New Roman" w:cs="Times New Roman"/>
      <w:b/>
      <w:bCs/>
      <w:lang w:eastAsia="ar-SA"/>
    </w:rPr>
  </w:style>
  <w:style w:type="character" w:customStyle="1" w:styleId="ObjetducommentaireCar">
    <w:name w:val="Objet du commentaire Car"/>
    <w:basedOn w:val="CommentaireCar"/>
    <w:link w:val="Objetducommentaire"/>
    <w:uiPriority w:val="99"/>
    <w:semiHidden/>
    <w:rsid w:val="00BA76DF"/>
    <w:rPr>
      <w:rFonts w:ascii="Times New Roman" w:eastAsia="Times New Roman" w:hAnsi="Times New Roman" w:cs="Times New Roman"/>
      <w:b/>
      <w:bCs/>
      <w:sz w:val="20"/>
      <w:szCs w:val="20"/>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1869564">
      <w:bodyDiv w:val="1"/>
      <w:marLeft w:val="0"/>
      <w:marRight w:val="0"/>
      <w:marTop w:val="0"/>
      <w:marBottom w:val="0"/>
      <w:divBdr>
        <w:top w:val="none" w:sz="0" w:space="0" w:color="auto"/>
        <w:left w:val="none" w:sz="0" w:space="0" w:color="auto"/>
        <w:bottom w:val="none" w:sz="0" w:space="0" w:color="auto"/>
        <w:right w:val="none" w:sz="0" w:space="0" w:color="auto"/>
      </w:divBdr>
    </w:div>
    <w:div w:id="909075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US191/ADCP_mooring_data_processing"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1.xml"/><Relationship Id="rId28" Type="http://schemas.microsoft.com/office/2011/relationships/people" Target="people.xml"/><Relationship Id="rId10" Type="http://schemas.openxmlformats.org/officeDocument/2006/relationships/hyperlink" Target="http://www.ngdc.noaa.gov/geomag-web/"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_rels/header2.xml.rels><?xml version="1.0" encoding="UTF-8" standalone="yes"?>
<Relationships xmlns="http://schemas.openxmlformats.org/package/2006/relationships"><Relationship Id="rId2" Type="http://schemas.openxmlformats.org/officeDocument/2006/relationships/image" Target="media/image15.jpeg"/><Relationship Id="rId1" Type="http://schemas.openxmlformats.org/officeDocument/2006/relationships/image" Target="media/image14.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34D4BE-4603-4F87-93A7-E1DBF244A3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TotalTime>
  <Pages>18</Pages>
  <Words>4192</Words>
  <Characters>23056</Characters>
  <Application>Microsoft Office Word</Application>
  <DocSecurity>0</DocSecurity>
  <Lines>192</Lines>
  <Paragraphs>54</Paragraphs>
  <ScaleCrop>false</ScaleCrop>
  <HeadingPairs>
    <vt:vector size="2" baseType="variant">
      <vt:variant>
        <vt:lpstr>Titre</vt:lpstr>
      </vt:variant>
      <vt:variant>
        <vt:i4>1</vt:i4>
      </vt:variant>
    </vt:vector>
  </HeadingPairs>
  <TitlesOfParts>
    <vt:vector size="1" baseType="lpstr">
      <vt:lpstr/>
    </vt:vector>
  </TitlesOfParts>
  <Company>IRD</Company>
  <LinksUpToDate>false</LinksUpToDate>
  <CharactersWithSpaces>27194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ygouriou</dc:creator>
  <cp:lastModifiedBy>Celine BACHELIER, Brest IRD, 02 98 22 46 65</cp:lastModifiedBy>
  <cp:revision>192</cp:revision>
  <cp:lastPrinted>2014-03-18T09:10:00Z</cp:lastPrinted>
  <dcterms:created xsi:type="dcterms:W3CDTF">2017-05-04T07:39:00Z</dcterms:created>
  <dcterms:modified xsi:type="dcterms:W3CDTF">2017-05-12T13:40:00Z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zotero-version="4.0.28.7"&gt;&lt;session id="BYSpyJgz"/&gt;&lt;style id="http://www.zotero.org/styles/cell" hasBibliography="1" bibliographyStyleHasBeenSet="1"/&gt;&lt;prefs&gt;&lt;pref name="fieldType" value="Field"/&gt;&lt;pref name="storeReferences" value="tr</vt:lpwstr>
  </property>
  <property fmtid="{D5CDD505-2E9C-101B-9397-08002B2CF9AE}" pid="3" name="ZOTERO_PREF_2">
    <vt:lpwstr>ue"/&gt;&lt;pref name="automaticJournalAbbreviations" value=""/&gt;&lt;pref name="noteType" value=""/&gt;&lt;/prefs&gt;&lt;/data&gt;</vt:lpwstr>
  </property>
</Properties>
</file>